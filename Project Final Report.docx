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emf" ContentType="image/x-emf"/>
  <Default Extension="bin" ContentType="application/vnd.openxmlformats-officedocument.oleObjec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DE6E8B" w14:textId="77777777" w:rsidR="00064C1E" w:rsidRDefault="00503AE2" w:rsidP="00064C1E">
      <w:pPr>
        <w:pStyle w:val="Title"/>
      </w:pPr>
      <w:r>
        <w:br/>
      </w:r>
    </w:p>
    <w:p w14:paraId="0943B1C0" w14:textId="77777777" w:rsidR="00503AE2" w:rsidRDefault="00503AE2" w:rsidP="00064C1E">
      <w:pPr>
        <w:pStyle w:val="Title"/>
      </w:pPr>
    </w:p>
    <w:p w14:paraId="0506D1EB" w14:textId="77777777" w:rsidR="00064C1E" w:rsidRDefault="00064C1E" w:rsidP="00064C1E">
      <w:pPr>
        <w:pStyle w:val="Title"/>
      </w:pPr>
      <w:r>
        <w:t>Social Media Mapper</w:t>
      </w:r>
    </w:p>
    <w:p w14:paraId="71AFDC91" w14:textId="77777777" w:rsidR="007B37DC" w:rsidRDefault="00F033F0" w:rsidP="00064C1E">
      <w:pPr>
        <w:pStyle w:val="Subtitle"/>
      </w:pPr>
      <w:r>
        <w:t>Final Project Report</w:t>
      </w:r>
    </w:p>
    <w:p w14:paraId="02AD895C" w14:textId="77777777" w:rsidR="00064C1E" w:rsidRDefault="00064C1E" w:rsidP="00064C1E">
      <w:pPr>
        <w:pStyle w:val="Heading2"/>
        <w:numPr>
          <w:ilvl w:val="0"/>
          <w:numId w:val="0"/>
        </w:numPr>
        <w:ind w:left="576" w:hanging="576"/>
      </w:pPr>
    </w:p>
    <w:p w14:paraId="567B4A70" w14:textId="77777777" w:rsidR="00064C1E" w:rsidRPr="009B7113" w:rsidRDefault="00064C1E" w:rsidP="00064C1E">
      <w:pPr>
        <w:pStyle w:val="Heading2"/>
        <w:numPr>
          <w:ilvl w:val="0"/>
          <w:numId w:val="0"/>
        </w:numPr>
        <w:ind w:left="576" w:hanging="576"/>
        <w:rPr>
          <w:sz w:val="28"/>
          <w:szCs w:val="28"/>
        </w:rPr>
      </w:pPr>
    </w:p>
    <w:p w14:paraId="52E3977C" w14:textId="77777777" w:rsidR="00064C1E" w:rsidRPr="009B7113" w:rsidRDefault="00064C1E" w:rsidP="00064C1E">
      <w:pPr>
        <w:rPr>
          <w:sz w:val="28"/>
          <w:szCs w:val="28"/>
        </w:rPr>
      </w:pPr>
    </w:p>
    <w:p w14:paraId="00375701" w14:textId="77777777" w:rsidR="00064C1E" w:rsidRPr="009B7113" w:rsidRDefault="00064C1E" w:rsidP="00064C1E">
      <w:pPr>
        <w:rPr>
          <w:sz w:val="28"/>
          <w:szCs w:val="28"/>
        </w:rPr>
      </w:pPr>
    </w:p>
    <w:p w14:paraId="66116481" w14:textId="77777777" w:rsidR="00064C1E" w:rsidRPr="009B7113" w:rsidRDefault="00064C1E" w:rsidP="00064C1E">
      <w:pPr>
        <w:rPr>
          <w:b/>
          <w:sz w:val="28"/>
          <w:szCs w:val="28"/>
        </w:rPr>
      </w:pPr>
    </w:p>
    <w:p w14:paraId="444989F9" w14:textId="77777777" w:rsidR="00064C1E" w:rsidRPr="00DE1559" w:rsidRDefault="007B3D1A" w:rsidP="00064C1E">
      <w:pPr>
        <w:rPr>
          <w:sz w:val="28"/>
          <w:szCs w:val="28"/>
        </w:rPr>
      </w:pPr>
      <w:r w:rsidRPr="00DE1559">
        <w:rPr>
          <w:sz w:val="28"/>
          <w:szCs w:val="28"/>
        </w:rPr>
        <w:t>Prepared by Matthew Silverman and Rebecca Kasinger</w:t>
      </w:r>
      <w:r w:rsidR="00F033F0" w:rsidRPr="00DE1559">
        <w:rPr>
          <w:sz w:val="28"/>
          <w:szCs w:val="28"/>
        </w:rPr>
        <w:t>-Landstreet</w:t>
      </w:r>
      <w:r w:rsidRPr="00DE1559">
        <w:rPr>
          <w:sz w:val="28"/>
          <w:szCs w:val="28"/>
        </w:rPr>
        <w:br/>
        <w:t>for CSCI 210, George Washington University</w:t>
      </w:r>
    </w:p>
    <w:p w14:paraId="543EE6E7" w14:textId="77777777" w:rsidR="007B3D1A" w:rsidRPr="009B7113" w:rsidRDefault="007B3D1A" w:rsidP="00064C1E">
      <w:pPr>
        <w:rPr>
          <w:b/>
          <w:sz w:val="28"/>
          <w:szCs w:val="28"/>
        </w:rPr>
      </w:pPr>
    </w:p>
    <w:p w14:paraId="0C2D16C5" w14:textId="77777777" w:rsidR="007B3D1A" w:rsidRDefault="007B3D1A" w:rsidP="00064C1E">
      <w:pPr>
        <w:rPr>
          <w:b/>
          <w:sz w:val="28"/>
          <w:szCs w:val="28"/>
        </w:rPr>
      </w:pPr>
    </w:p>
    <w:p w14:paraId="38CF37CB" w14:textId="77777777" w:rsidR="009B7113" w:rsidRDefault="009B7113" w:rsidP="00064C1E">
      <w:pPr>
        <w:rPr>
          <w:b/>
          <w:sz w:val="28"/>
          <w:szCs w:val="28"/>
        </w:rPr>
      </w:pPr>
    </w:p>
    <w:p w14:paraId="009C3161" w14:textId="77777777" w:rsidR="009B7113" w:rsidRDefault="009B7113" w:rsidP="00064C1E">
      <w:pPr>
        <w:rPr>
          <w:b/>
          <w:sz w:val="28"/>
          <w:szCs w:val="28"/>
        </w:rPr>
      </w:pPr>
    </w:p>
    <w:p w14:paraId="031F066C" w14:textId="77777777" w:rsidR="009B7113" w:rsidRPr="00DE1559" w:rsidRDefault="009B7113" w:rsidP="00064C1E">
      <w:pPr>
        <w:rPr>
          <w:sz w:val="28"/>
          <w:szCs w:val="28"/>
        </w:rPr>
      </w:pPr>
    </w:p>
    <w:p w14:paraId="584608D8" w14:textId="77777777" w:rsidR="007B3D1A" w:rsidRPr="00DE1559" w:rsidRDefault="00C4107D" w:rsidP="00064C1E">
      <w:pPr>
        <w:rPr>
          <w:sz w:val="28"/>
          <w:szCs w:val="28"/>
        </w:rPr>
      </w:pPr>
      <w:r w:rsidRPr="00DE1559">
        <w:rPr>
          <w:sz w:val="28"/>
          <w:szCs w:val="28"/>
        </w:rPr>
        <w:t>November 29</w:t>
      </w:r>
      <w:r w:rsidRPr="00DE1559">
        <w:rPr>
          <w:sz w:val="28"/>
          <w:szCs w:val="28"/>
          <w:vertAlign w:val="superscript"/>
        </w:rPr>
        <w:t>th</w:t>
      </w:r>
      <w:r w:rsidR="007B3D1A" w:rsidRPr="00DE1559">
        <w:rPr>
          <w:sz w:val="28"/>
          <w:szCs w:val="28"/>
        </w:rPr>
        <w:t>, 2010</w:t>
      </w:r>
    </w:p>
    <w:p w14:paraId="11CE20DF" w14:textId="77777777" w:rsidR="00064C1E" w:rsidRDefault="00064C1E" w:rsidP="00064C1E">
      <w:pPr>
        <w:pStyle w:val="Heading2"/>
        <w:numPr>
          <w:ilvl w:val="0"/>
          <w:numId w:val="0"/>
        </w:numPr>
        <w:ind w:left="576" w:hanging="576"/>
      </w:pPr>
    </w:p>
    <w:p w14:paraId="2BCFC070" w14:textId="77777777" w:rsidR="00064C1E" w:rsidRDefault="00064C1E" w:rsidP="00064C1E"/>
    <w:p w14:paraId="5C164FB8" w14:textId="77777777" w:rsidR="00064C1E" w:rsidRDefault="00064C1E" w:rsidP="00064C1E"/>
    <w:p w14:paraId="5EFD272D" w14:textId="77777777" w:rsidR="00064C1E" w:rsidRDefault="00064C1E">
      <w:r>
        <w:br w:type="page"/>
      </w:r>
    </w:p>
    <w:sdt>
      <w:sdtPr>
        <w:id w:val="3928591"/>
        <w:docPartObj>
          <w:docPartGallery w:val="Table of Contents"/>
          <w:docPartUnique/>
        </w:docPartObj>
      </w:sdtPr>
      <w:sdtEndPr/>
      <w:sdtContent>
        <w:p w14:paraId="30D4C151" w14:textId="77777777" w:rsidR="00332D55" w:rsidRDefault="00332D55" w:rsidP="00332D55">
          <w:r w:rsidRPr="00332D55">
            <w:rPr>
              <w:b/>
              <w:sz w:val="28"/>
              <w:szCs w:val="28"/>
            </w:rPr>
            <w:t>Table of Contents</w:t>
          </w:r>
        </w:p>
        <w:p w14:paraId="4E645F95" w14:textId="77777777" w:rsidR="00250414" w:rsidRDefault="00AC0D0A">
          <w:pPr>
            <w:pStyle w:val="TOC1"/>
            <w:tabs>
              <w:tab w:val="left" w:pos="352"/>
            </w:tabs>
            <w:rPr>
              <w:ins w:id="0" w:author="Matt Silverman" w:date="2010-11-21T22:22:00Z"/>
              <w:rFonts w:asciiTheme="minorHAnsi" w:hAnsiTheme="minorHAnsi"/>
              <w:noProof/>
              <w:sz w:val="24"/>
              <w:szCs w:val="24"/>
              <w:lang w:eastAsia="ja-JP" w:bidi="ar-SA"/>
            </w:rPr>
          </w:pPr>
          <w:r>
            <w:fldChar w:fldCharType="begin"/>
          </w:r>
          <w:r w:rsidR="00332D55">
            <w:instrText xml:space="preserve"> TOC \o "1-3" \h \z \u </w:instrText>
          </w:r>
          <w:r>
            <w:fldChar w:fldCharType="separate"/>
          </w:r>
          <w:ins w:id="1" w:author="Matt Silverman" w:date="2010-11-21T22:22:00Z">
            <w:r w:rsidR="00250414">
              <w:rPr>
                <w:noProof/>
              </w:rPr>
              <w:t>1</w:t>
            </w:r>
            <w:r w:rsidR="00250414">
              <w:rPr>
                <w:rFonts w:asciiTheme="minorHAnsi" w:hAnsiTheme="minorHAnsi"/>
                <w:noProof/>
                <w:sz w:val="24"/>
                <w:szCs w:val="24"/>
                <w:lang w:eastAsia="ja-JP" w:bidi="ar-SA"/>
              </w:rPr>
              <w:tab/>
            </w:r>
            <w:r w:rsidR="00250414">
              <w:rPr>
                <w:noProof/>
              </w:rPr>
              <w:t>Introduction</w:t>
            </w:r>
            <w:r w:rsidR="00250414">
              <w:rPr>
                <w:noProof/>
              </w:rPr>
              <w:tab/>
            </w:r>
            <w:r w:rsidR="00250414">
              <w:rPr>
                <w:noProof/>
              </w:rPr>
              <w:fldChar w:fldCharType="begin"/>
            </w:r>
            <w:r w:rsidR="00250414">
              <w:rPr>
                <w:noProof/>
              </w:rPr>
              <w:instrText xml:space="preserve"> PAGEREF _Toc151997498 \h </w:instrText>
            </w:r>
            <w:r w:rsidR="00250414">
              <w:rPr>
                <w:noProof/>
              </w:rPr>
            </w:r>
          </w:ins>
          <w:r w:rsidR="00250414">
            <w:rPr>
              <w:noProof/>
            </w:rPr>
            <w:fldChar w:fldCharType="separate"/>
          </w:r>
          <w:ins w:id="2" w:author="Matt Silverman" w:date="2010-11-21T22:22:00Z">
            <w:r w:rsidR="00250414">
              <w:rPr>
                <w:noProof/>
              </w:rPr>
              <w:t>1</w:t>
            </w:r>
            <w:r w:rsidR="00250414">
              <w:rPr>
                <w:noProof/>
              </w:rPr>
              <w:fldChar w:fldCharType="end"/>
            </w:r>
          </w:ins>
        </w:p>
        <w:p w14:paraId="7BB3B370" w14:textId="77777777" w:rsidR="00250414" w:rsidRDefault="00250414">
          <w:pPr>
            <w:pStyle w:val="TOC2"/>
            <w:tabs>
              <w:tab w:val="left" w:pos="739"/>
              <w:tab w:val="right" w:leader="dot" w:pos="9350"/>
            </w:tabs>
            <w:rPr>
              <w:ins w:id="3" w:author="Matt Silverman" w:date="2010-11-21T22:22:00Z"/>
              <w:rFonts w:asciiTheme="minorHAnsi" w:hAnsiTheme="minorHAnsi"/>
              <w:noProof/>
              <w:sz w:val="24"/>
              <w:szCs w:val="24"/>
              <w:lang w:eastAsia="ja-JP" w:bidi="ar-SA"/>
            </w:rPr>
          </w:pPr>
          <w:ins w:id="4" w:author="Matt Silverman" w:date="2010-11-21T22:22:00Z">
            <w:r>
              <w:rPr>
                <w:noProof/>
              </w:rPr>
              <w:t>1.1</w:t>
            </w:r>
            <w:r>
              <w:rPr>
                <w:rFonts w:asciiTheme="minorHAnsi" w:hAnsiTheme="minorHAnsi"/>
                <w:noProof/>
                <w:sz w:val="24"/>
                <w:szCs w:val="24"/>
                <w:lang w:eastAsia="ja-JP" w:bidi="ar-SA"/>
              </w:rPr>
              <w:tab/>
            </w:r>
            <w:r>
              <w:rPr>
                <w:noProof/>
              </w:rPr>
              <w:t>Motivation</w:t>
            </w:r>
            <w:r>
              <w:rPr>
                <w:noProof/>
              </w:rPr>
              <w:tab/>
            </w:r>
            <w:r>
              <w:rPr>
                <w:noProof/>
              </w:rPr>
              <w:fldChar w:fldCharType="begin"/>
            </w:r>
            <w:r>
              <w:rPr>
                <w:noProof/>
              </w:rPr>
              <w:instrText xml:space="preserve"> PAGEREF _Toc151997499 \h </w:instrText>
            </w:r>
            <w:r>
              <w:rPr>
                <w:noProof/>
              </w:rPr>
            </w:r>
          </w:ins>
          <w:r>
            <w:rPr>
              <w:noProof/>
            </w:rPr>
            <w:fldChar w:fldCharType="separate"/>
          </w:r>
          <w:ins w:id="5" w:author="Matt Silverman" w:date="2010-11-21T22:22:00Z">
            <w:r>
              <w:rPr>
                <w:noProof/>
              </w:rPr>
              <w:t>1</w:t>
            </w:r>
            <w:r>
              <w:rPr>
                <w:noProof/>
              </w:rPr>
              <w:fldChar w:fldCharType="end"/>
            </w:r>
          </w:ins>
        </w:p>
        <w:p w14:paraId="37F7C780" w14:textId="77777777" w:rsidR="00250414" w:rsidRDefault="00250414">
          <w:pPr>
            <w:pStyle w:val="TOC2"/>
            <w:tabs>
              <w:tab w:val="left" w:pos="739"/>
              <w:tab w:val="right" w:leader="dot" w:pos="9350"/>
            </w:tabs>
            <w:rPr>
              <w:ins w:id="6" w:author="Matt Silverman" w:date="2010-11-21T22:22:00Z"/>
              <w:rFonts w:asciiTheme="minorHAnsi" w:hAnsiTheme="minorHAnsi"/>
              <w:noProof/>
              <w:sz w:val="24"/>
              <w:szCs w:val="24"/>
              <w:lang w:eastAsia="ja-JP" w:bidi="ar-SA"/>
            </w:rPr>
          </w:pPr>
          <w:ins w:id="7" w:author="Matt Silverman" w:date="2010-11-21T22:22:00Z">
            <w:r>
              <w:rPr>
                <w:noProof/>
              </w:rPr>
              <w:t>1.2</w:t>
            </w:r>
            <w:r>
              <w:rPr>
                <w:rFonts w:asciiTheme="minorHAnsi" w:hAnsiTheme="minorHAnsi"/>
                <w:noProof/>
                <w:sz w:val="24"/>
                <w:szCs w:val="24"/>
                <w:lang w:eastAsia="ja-JP" w:bidi="ar-SA"/>
              </w:rPr>
              <w:tab/>
            </w:r>
            <w:r>
              <w:rPr>
                <w:noProof/>
              </w:rPr>
              <w:t>Problem Statement</w:t>
            </w:r>
            <w:r>
              <w:rPr>
                <w:noProof/>
              </w:rPr>
              <w:tab/>
            </w:r>
            <w:r>
              <w:rPr>
                <w:noProof/>
              </w:rPr>
              <w:fldChar w:fldCharType="begin"/>
            </w:r>
            <w:r>
              <w:rPr>
                <w:noProof/>
              </w:rPr>
              <w:instrText xml:space="preserve"> PAGEREF _Toc151997500 \h </w:instrText>
            </w:r>
            <w:r>
              <w:rPr>
                <w:noProof/>
              </w:rPr>
            </w:r>
          </w:ins>
          <w:r>
            <w:rPr>
              <w:noProof/>
            </w:rPr>
            <w:fldChar w:fldCharType="separate"/>
          </w:r>
          <w:ins w:id="8" w:author="Matt Silverman" w:date="2010-11-21T22:22:00Z">
            <w:r>
              <w:rPr>
                <w:noProof/>
              </w:rPr>
              <w:t>1</w:t>
            </w:r>
            <w:r>
              <w:rPr>
                <w:noProof/>
              </w:rPr>
              <w:fldChar w:fldCharType="end"/>
            </w:r>
          </w:ins>
        </w:p>
        <w:p w14:paraId="37AD3E0F" w14:textId="77777777" w:rsidR="00250414" w:rsidRDefault="00250414">
          <w:pPr>
            <w:pStyle w:val="TOC1"/>
            <w:tabs>
              <w:tab w:val="left" w:pos="352"/>
            </w:tabs>
            <w:rPr>
              <w:ins w:id="9" w:author="Matt Silverman" w:date="2010-11-21T22:22:00Z"/>
              <w:rFonts w:asciiTheme="minorHAnsi" w:hAnsiTheme="minorHAnsi"/>
              <w:noProof/>
              <w:sz w:val="24"/>
              <w:szCs w:val="24"/>
              <w:lang w:eastAsia="ja-JP" w:bidi="ar-SA"/>
            </w:rPr>
          </w:pPr>
          <w:ins w:id="10" w:author="Matt Silverman" w:date="2010-11-21T22:22:00Z">
            <w:r>
              <w:rPr>
                <w:noProof/>
              </w:rPr>
              <w:t>2</w:t>
            </w:r>
            <w:r>
              <w:rPr>
                <w:rFonts w:asciiTheme="minorHAnsi" w:hAnsiTheme="minorHAnsi"/>
                <w:noProof/>
                <w:sz w:val="24"/>
                <w:szCs w:val="24"/>
                <w:lang w:eastAsia="ja-JP" w:bidi="ar-SA"/>
              </w:rPr>
              <w:tab/>
            </w:r>
            <w:r>
              <w:rPr>
                <w:noProof/>
              </w:rPr>
              <w:t>Requirements Analysis</w:t>
            </w:r>
            <w:r>
              <w:rPr>
                <w:noProof/>
              </w:rPr>
              <w:tab/>
            </w:r>
            <w:r>
              <w:rPr>
                <w:noProof/>
              </w:rPr>
              <w:fldChar w:fldCharType="begin"/>
            </w:r>
            <w:r>
              <w:rPr>
                <w:noProof/>
              </w:rPr>
              <w:instrText xml:space="preserve"> PAGEREF _Toc151997501 \h </w:instrText>
            </w:r>
            <w:r>
              <w:rPr>
                <w:noProof/>
              </w:rPr>
            </w:r>
          </w:ins>
          <w:r>
            <w:rPr>
              <w:noProof/>
            </w:rPr>
            <w:fldChar w:fldCharType="separate"/>
          </w:r>
          <w:ins w:id="11" w:author="Matt Silverman" w:date="2010-11-21T22:22:00Z">
            <w:r>
              <w:rPr>
                <w:noProof/>
              </w:rPr>
              <w:t>1</w:t>
            </w:r>
            <w:r>
              <w:rPr>
                <w:noProof/>
              </w:rPr>
              <w:fldChar w:fldCharType="end"/>
            </w:r>
          </w:ins>
        </w:p>
        <w:p w14:paraId="0C32A702" w14:textId="77777777" w:rsidR="00250414" w:rsidRDefault="00250414">
          <w:pPr>
            <w:pStyle w:val="TOC2"/>
            <w:tabs>
              <w:tab w:val="left" w:pos="739"/>
              <w:tab w:val="right" w:leader="dot" w:pos="9350"/>
            </w:tabs>
            <w:rPr>
              <w:ins w:id="12" w:author="Matt Silverman" w:date="2010-11-21T22:22:00Z"/>
              <w:rFonts w:asciiTheme="minorHAnsi" w:hAnsiTheme="minorHAnsi"/>
              <w:noProof/>
              <w:sz w:val="24"/>
              <w:szCs w:val="24"/>
              <w:lang w:eastAsia="ja-JP" w:bidi="ar-SA"/>
            </w:rPr>
          </w:pPr>
          <w:ins w:id="13" w:author="Matt Silverman" w:date="2010-11-21T22:22:00Z">
            <w:r>
              <w:rPr>
                <w:noProof/>
              </w:rPr>
              <w:t>2.1</w:t>
            </w:r>
            <w:r>
              <w:rPr>
                <w:rFonts w:asciiTheme="minorHAnsi" w:hAnsiTheme="minorHAnsi"/>
                <w:noProof/>
                <w:sz w:val="24"/>
                <w:szCs w:val="24"/>
                <w:lang w:eastAsia="ja-JP" w:bidi="ar-SA"/>
              </w:rPr>
              <w:tab/>
            </w:r>
            <w:r>
              <w:rPr>
                <w:noProof/>
              </w:rPr>
              <w:t>Product Scope</w:t>
            </w:r>
            <w:r>
              <w:rPr>
                <w:noProof/>
              </w:rPr>
              <w:tab/>
            </w:r>
            <w:r>
              <w:rPr>
                <w:noProof/>
              </w:rPr>
              <w:fldChar w:fldCharType="begin"/>
            </w:r>
            <w:r>
              <w:rPr>
                <w:noProof/>
              </w:rPr>
              <w:instrText xml:space="preserve"> PAGEREF _Toc151997502 \h </w:instrText>
            </w:r>
            <w:r>
              <w:rPr>
                <w:noProof/>
              </w:rPr>
            </w:r>
          </w:ins>
          <w:r>
            <w:rPr>
              <w:noProof/>
            </w:rPr>
            <w:fldChar w:fldCharType="separate"/>
          </w:r>
          <w:ins w:id="14" w:author="Matt Silverman" w:date="2010-11-21T22:22:00Z">
            <w:r>
              <w:rPr>
                <w:noProof/>
              </w:rPr>
              <w:t>1</w:t>
            </w:r>
            <w:r>
              <w:rPr>
                <w:noProof/>
              </w:rPr>
              <w:fldChar w:fldCharType="end"/>
            </w:r>
          </w:ins>
        </w:p>
        <w:p w14:paraId="0E3DBE3D" w14:textId="77777777" w:rsidR="00250414" w:rsidRDefault="00250414">
          <w:pPr>
            <w:pStyle w:val="TOC2"/>
            <w:tabs>
              <w:tab w:val="left" w:pos="739"/>
              <w:tab w:val="right" w:leader="dot" w:pos="9350"/>
            </w:tabs>
            <w:rPr>
              <w:ins w:id="15" w:author="Matt Silverman" w:date="2010-11-21T22:22:00Z"/>
              <w:rFonts w:asciiTheme="minorHAnsi" w:hAnsiTheme="minorHAnsi"/>
              <w:noProof/>
              <w:sz w:val="24"/>
              <w:szCs w:val="24"/>
              <w:lang w:eastAsia="ja-JP" w:bidi="ar-SA"/>
            </w:rPr>
          </w:pPr>
          <w:ins w:id="16" w:author="Matt Silverman" w:date="2010-11-21T22:22:00Z">
            <w:r>
              <w:rPr>
                <w:noProof/>
              </w:rPr>
              <w:t>2.2</w:t>
            </w:r>
            <w:r>
              <w:rPr>
                <w:rFonts w:asciiTheme="minorHAnsi" w:hAnsiTheme="minorHAnsi"/>
                <w:noProof/>
                <w:sz w:val="24"/>
                <w:szCs w:val="24"/>
                <w:lang w:eastAsia="ja-JP" w:bidi="ar-SA"/>
              </w:rPr>
              <w:tab/>
            </w:r>
            <w:r>
              <w:rPr>
                <w:noProof/>
              </w:rPr>
              <w:t>Overall Description</w:t>
            </w:r>
            <w:r>
              <w:rPr>
                <w:noProof/>
              </w:rPr>
              <w:tab/>
            </w:r>
            <w:r>
              <w:rPr>
                <w:noProof/>
              </w:rPr>
              <w:fldChar w:fldCharType="begin"/>
            </w:r>
            <w:r>
              <w:rPr>
                <w:noProof/>
              </w:rPr>
              <w:instrText xml:space="preserve"> PAGEREF _Toc151997503 \h </w:instrText>
            </w:r>
            <w:r>
              <w:rPr>
                <w:noProof/>
              </w:rPr>
            </w:r>
          </w:ins>
          <w:r>
            <w:rPr>
              <w:noProof/>
            </w:rPr>
            <w:fldChar w:fldCharType="separate"/>
          </w:r>
          <w:ins w:id="17" w:author="Matt Silverman" w:date="2010-11-21T22:22:00Z">
            <w:r>
              <w:rPr>
                <w:noProof/>
              </w:rPr>
              <w:t>1</w:t>
            </w:r>
            <w:r>
              <w:rPr>
                <w:noProof/>
              </w:rPr>
              <w:fldChar w:fldCharType="end"/>
            </w:r>
          </w:ins>
        </w:p>
        <w:p w14:paraId="71B7DAB6" w14:textId="77777777" w:rsidR="00250414" w:rsidRDefault="00250414">
          <w:pPr>
            <w:pStyle w:val="TOC3"/>
            <w:tabs>
              <w:tab w:val="left" w:pos="1126"/>
              <w:tab w:val="right" w:leader="dot" w:pos="9350"/>
            </w:tabs>
            <w:rPr>
              <w:ins w:id="18" w:author="Matt Silverman" w:date="2010-11-21T22:22:00Z"/>
              <w:rFonts w:asciiTheme="minorHAnsi" w:hAnsiTheme="minorHAnsi"/>
              <w:noProof/>
              <w:sz w:val="24"/>
              <w:szCs w:val="24"/>
              <w:lang w:eastAsia="ja-JP" w:bidi="ar-SA"/>
            </w:rPr>
          </w:pPr>
          <w:ins w:id="19" w:author="Matt Silverman" w:date="2010-11-21T22:22:00Z">
            <w:r>
              <w:rPr>
                <w:noProof/>
              </w:rPr>
              <w:t>2.2.1</w:t>
            </w:r>
            <w:r>
              <w:rPr>
                <w:rFonts w:asciiTheme="minorHAnsi" w:hAnsiTheme="minorHAnsi"/>
                <w:noProof/>
                <w:sz w:val="24"/>
                <w:szCs w:val="24"/>
                <w:lang w:eastAsia="ja-JP" w:bidi="ar-SA"/>
              </w:rPr>
              <w:tab/>
            </w:r>
            <w:r>
              <w:rPr>
                <w:noProof/>
              </w:rPr>
              <w:t>Product Perspective</w:t>
            </w:r>
            <w:r>
              <w:rPr>
                <w:noProof/>
              </w:rPr>
              <w:tab/>
            </w:r>
            <w:r>
              <w:rPr>
                <w:noProof/>
              </w:rPr>
              <w:fldChar w:fldCharType="begin"/>
            </w:r>
            <w:r>
              <w:rPr>
                <w:noProof/>
              </w:rPr>
              <w:instrText xml:space="preserve"> PAGEREF _Toc151997504 \h </w:instrText>
            </w:r>
            <w:r>
              <w:rPr>
                <w:noProof/>
              </w:rPr>
            </w:r>
          </w:ins>
          <w:r>
            <w:rPr>
              <w:noProof/>
            </w:rPr>
            <w:fldChar w:fldCharType="separate"/>
          </w:r>
          <w:ins w:id="20" w:author="Matt Silverman" w:date="2010-11-21T22:22:00Z">
            <w:r>
              <w:rPr>
                <w:noProof/>
              </w:rPr>
              <w:t>1</w:t>
            </w:r>
            <w:r>
              <w:rPr>
                <w:noProof/>
              </w:rPr>
              <w:fldChar w:fldCharType="end"/>
            </w:r>
          </w:ins>
        </w:p>
        <w:p w14:paraId="354E6CEE" w14:textId="77777777" w:rsidR="00250414" w:rsidRDefault="00250414">
          <w:pPr>
            <w:pStyle w:val="TOC3"/>
            <w:tabs>
              <w:tab w:val="left" w:pos="1126"/>
              <w:tab w:val="right" w:leader="dot" w:pos="9350"/>
            </w:tabs>
            <w:rPr>
              <w:ins w:id="21" w:author="Matt Silverman" w:date="2010-11-21T22:22:00Z"/>
              <w:rFonts w:asciiTheme="minorHAnsi" w:hAnsiTheme="minorHAnsi"/>
              <w:noProof/>
              <w:sz w:val="24"/>
              <w:szCs w:val="24"/>
              <w:lang w:eastAsia="ja-JP" w:bidi="ar-SA"/>
            </w:rPr>
          </w:pPr>
          <w:ins w:id="22" w:author="Matt Silverman" w:date="2010-11-21T22:22:00Z">
            <w:r>
              <w:rPr>
                <w:noProof/>
              </w:rPr>
              <w:t>2.2.2</w:t>
            </w:r>
            <w:r>
              <w:rPr>
                <w:rFonts w:asciiTheme="minorHAnsi" w:hAnsiTheme="minorHAnsi"/>
                <w:noProof/>
                <w:sz w:val="24"/>
                <w:szCs w:val="24"/>
                <w:lang w:eastAsia="ja-JP" w:bidi="ar-SA"/>
              </w:rPr>
              <w:tab/>
            </w:r>
            <w:r>
              <w:rPr>
                <w:noProof/>
              </w:rPr>
              <w:t>Product Functions</w:t>
            </w:r>
            <w:r>
              <w:rPr>
                <w:noProof/>
              </w:rPr>
              <w:tab/>
            </w:r>
            <w:r>
              <w:rPr>
                <w:noProof/>
              </w:rPr>
              <w:fldChar w:fldCharType="begin"/>
            </w:r>
            <w:r>
              <w:rPr>
                <w:noProof/>
              </w:rPr>
              <w:instrText xml:space="preserve"> PAGEREF _Toc151997505 \h </w:instrText>
            </w:r>
            <w:r>
              <w:rPr>
                <w:noProof/>
              </w:rPr>
            </w:r>
          </w:ins>
          <w:r>
            <w:rPr>
              <w:noProof/>
            </w:rPr>
            <w:fldChar w:fldCharType="separate"/>
          </w:r>
          <w:ins w:id="23" w:author="Matt Silverman" w:date="2010-11-21T22:22:00Z">
            <w:r>
              <w:rPr>
                <w:noProof/>
              </w:rPr>
              <w:t>2</w:t>
            </w:r>
            <w:r>
              <w:rPr>
                <w:noProof/>
              </w:rPr>
              <w:fldChar w:fldCharType="end"/>
            </w:r>
          </w:ins>
        </w:p>
        <w:p w14:paraId="1CB5C732" w14:textId="77777777" w:rsidR="00250414" w:rsidRDefault="00250414">
          <w:pPr>
            <w:pStyle w:val="TOC3"/>
            <w:tabs>
              <w:tab w:val="left" w:pos="1126"/>
              <w:tab w:val="right" w:leader="dot" w:pos="9350"/>
            </w:tabs>
            <w:rPr>
              <w:ins w:id="24" w:author="Matt Silverman" w:date="2010-11-21T22:22:00Z"/>
              <w:rFonts w:asciiTheme="minorHAnsi" w:hAnsiTheme="minorHAnsi"/>
              <w:noProof/>
              <w:sz w:val="24"/>
              <w:szCs w:val="24"/>
              <w:lang w:eastAsia="ja-JP" w:bidi="ar-SA"/>
            </w:rPr>
          </w:pPr>
          <w:ins w:id="25" w:author="Matt Silverman" w:date="2010-11-21T22:22:00Z">
            <w:r>
              <w:rPr>
                <w:noProof/>
              </w:rPr>
              <w:t>2.2.3</w:t>
            </w:r>
            <w:r>
              <w:rPr>
                <w:rFonts w:asciiTheme="minorHAnsi" w:hAnsiTheme="minorHAnsi"/>
                <w:noProof/>
                <w:sz w:val="24"/>
                <w:szCs w:val="24"/>
                <w:lang w:eastAsia="ja-JP" w:bidi="ar-SA"/>
              </w:rPr>
              <w:tab/>
            </w:r>
            <w:r>
              <w:rPr>
                <w:noProof/>
              </w:rPr>
              <w:t>User Classes and Characteristics</w:t>
            </w:r>
            <w:r>
              <w:rPr>
                <w:noProof/>
              </w:rPr>
              <w:tab/>
            </w:r>
            <w:r>
              <w:rPr>
                <w:noProof/>
              </w:rPr>
              <w:fldChar w:fldCharType="begin"/>
            </w:r>
            <w:r>
              <w:rPr>
                <w:noProof/>
              </w:rPr>
              <w:instrText xml:space="preserve"> PAGEREF _Toc151997506 \h </w:instrText>
            </w:r>
            <w:r>
              <w:rPr>
                <w:noProof/>
              </w:rPr>
            </w:r>
          </w:ins>
          <w:r>
            <w:rPr>
              <w:noProof/>
            </w:rPr>
            <w:fldChar w:fldCharType="separate"/>
          </w:r>
          <w:ins w:id="26" w:author="Matt Silverman" w:date="2010-11-21T22:22:00Z">
            <w:r>
              <w:rPr>
                <w:noProof/>
              </w:rPr>
              <w:t>2</w:t>
            </w:r>
            <w:r>
              <w:rPr>
                <w:noProof/>
              </w:rPr>
              <w:fldChar w:fldCharType="end"/>
            </w:r>
          </w:ins>
        </w:p>
        <w:p w14:paraId="04A78FC0" w14:textId="77777777" w:rsidR="00250414" w:rsidRDefault="00250414">
          <w:pPr>
            <w:pStyle w:val="TOC3"/>
            <w:tabs>
              <w:tab w:val="left" w:pos="1126"/>
              <w:tab w:val="right" w:leader="dot" w:pos="9350"/>
            </w:tabs>
            <w:rPr>
              <w:ins w:id="27" w:author="Matt Silverman" w:date="2010-11-21T22:22:00Z"/>
              <w:rFonts w:asciiTheme="minorHAnsi" w:hAnsiTheme="minorHAnsi"/>
              <w:noProof/>
              <w:sz w:val="24"/>
              <w:szCs w:val="24"/>
              <w:lang w:eastAsia="ja-JP" w:bidi="ar-SA"/>
            </w:rPr>
          </w:pPr>
          <w:ins w:id="28" w:author="Matt Silverman" w:date="2010-11-21T22:22:00Z">
            <w:r>
              <w:rPr>
                <w:noProof/>
              </w:rPr>
              <w:t>2.2.4</w:t>
            </w:r>
            <w:r>
              <w:rPr>
                <w:rFonts w:asciiTheme="minorHAnsi" w:hAnsiTheme="minorHAnsi"/>
                <w:noProof/>
                <w:sz w:val="24"/>
                <w:szCs w:val="24"/>
                <w:lang w:eastAsia="ja-JP" w:bidi="ar-SA"/>
              </w:rPr>
              <w:tab/>
            </w:r>
            <w:r>
              <w:rPr>
                <w:noProof/>
              </w:rPr>
              <w:t>Operating Environment</w:t>
            </w:r>
            <w:r>
              <w:rPr>
                <w:noProof/>
              </w:rPr>
              <w:tab/>
            </w:r>
            <w:r>
              <w:rPr>
                <w:noProof/>
              </w:rPr>
              <w:fldChar w:fldCharType="begin"/>
            </w:r>
            <w:r>
              <w:rPr>
                <w:noProof/>
              </w:rPr>
              <w:instrText xml:space="preserve"> PAGEREF _Toc151997507 \h </w:instrText>
            </w:r>
            <w:r>
              <w:rPr>
                <w:noProof/>
              </w:rPr>
            </w:r>
          </w:ins>
          <w:r>
            <w:rPr>
              <w:noProof/>
            </w:rPr>
            <w:fldChar w:fldCharType="separate"/>
          </w:r>
          <w:ins w:id="29" w:author="Matt Silverman" w:date="2010-11-21T22:22:00Z">
            <w:r>
              <w:rPr>
                <w:noProof/>
              </w:rPr>
              <w:t>2</w:t>
            </w:r>
            <w:r>
              <w:rPr>
                <w:noProof/>
              </w:rPr>
              <w:fldChar w:fldCharType="end"/>
            </w:r>
          </w:ins>
        </w:p>
        <w:p w14:paraId="2B427046" w14:textId="77777777" w:rsidR="00250414" w:rsidRDefault="00250414">
          <w:pPr>
            <w:pStyle w:val="TOC3"/>
            <w:tabs>
              <w:tab w:val="left" w:pos="1126"/>
              <w:tab w:val="right" w:leader="dot" w:pos="9350"/>
            </w:tabs>
            <w:rPr>
              <w:ins w:id="30" w:author="Matt Silverman" w:date="2010-11-21T22:22:00Z"/>
              <w:rFonts w:asciiTheme="minorHAnsi" w:hAnsiTheme="minorHAnsi"/>
              <w:noProof/>
              <w:sz w:val="24"/>
              <w:szCs w:val="24"/>
              <w:lang w:eastAsia="ja-JP" w:bidi="ar-SA"/>
            </w:rPr>
          </w:pPr>
          <w:ins w:id="31" w:author="Matt Silverman" w:date="2010-11-21T22:22:00Z">
            <w:r>
              <w:rPr>
                <w:noProof/>
              </w:rPr>
              <w:t>2.2.5</w:t>
            </w:r>
            <w:r>
              <w:rPr>
                <w:rFonts w:asciiTheme="minorHAnsi" w:hAnsiTheme="minorHAnsi"/>
                <w:noProof/>
                <w:sz w:val="24"/>
                <w:szCs w:val="24"/>
                <w:lang w:eastAsia="ja-JP" w:bidi="ar-SA"/>
              </w:rPr>
              <w:tab/>
            </w:r>
            <w:r>
              <w:rPr>
                <w:noProof/>
              </w:rPr>
              <w:t>Design and Implementation Constraints</w:t>
            </w:r>
            <w:r>
              <w:rPr>
                <w:noProof/>
              </w:rPr>
              <w:tab/>
            </w:r>
            <w:r>
              <w:rPr>
                <w:noProof/>
              </w:rPr>
              <w:fldChar w:fldCharType="begin"/>
            </w:r>
            <w:r>
              <w:rPr>
                <w:noProof/>
              </w:rPr>
              <w:instrText xml:space="preserve"> PAGEREF _Toc151997508 \h </w:instrText>
            </w:r>
            <w:r>
              <w:rPr>
                <w:noProof/>
              </w:rPr>
            </w:r>
          </w:ins>
          <w:r>
            <w:rPr>
              <w:noProof/>
            </w:rPr>
            <w:fldChar w:fldCharType="separate"/>
          </w:r>
          <w:ins w:id="32" w:author="Matt Silverman" w:date="2010-11-21T22:22:00Z">
            <w:r>
              <w:rPr>
                <w:noProof/>
              </w:rPr>
              <w:t>3</w:t>
            </w:r>
            <w:r>
              <w:rPr>
                <w:noProof/>
              </w:rPr>
              <w:fldChar w:fldCharType="end"/>
            </w:r>
          </w:ins>
        </w:p>
        <w:p w14:paraId="2ED9F7C3" w14:textId="77777777" w:rsidR="00250414" w:rsidRDefault="00250414">
          <w:pPr>
            <w:pStyle w:val="TOC3"/>
            <w:tabs>
              <w:tab w:val="left" w:pos="1126"/>
              <w:tab w:val="right" w:leader="dot" w:pos="9350"/>
            </w:tabs>
            <w:rPr>
              <w:ins w:id="33" w:author="Matt Silverman" w:date="2010-11-21T22:22:00Z"/>
              <w:rFonts w:asciiTheme="minorHAnsi" w:hAnsiTheme="minorHAnsi"/>
              <w:noProof/>
              <w:sz w:val="24"/>
              <w:szCs w:val="24"/>
              <w:lang w:eastAsia="ja-JP" w:bidi="ar-SA"/>
            </w:rPr>
          </w:pPr>
          <w:ins w:id="34" w:author="Matt Silverman" w:date="2010-11-21T22:22:00Z">
            <w:r>
              <w:rPr>
                <w:noProof/>
              </w:rPr>
              <w:t>2.2.6</w:t>
            </w:r>
            <w:r>
              <w:rPr>
                <w:rFonts w:asciiTheme="minorHAnsi" w:hAnsiTheme="minorHAnsi"/>
                <w:noProof/>
                <w:sz w:val="24"/>
                <w:szCs w:val="24"/>
                <w:lang w:eastAsia="ja-JP" w:bidi="ar-SA"/>
              </w:rPr>
              <w:tab/>
            </w:r>
            <w:r>
              <w:rPr>
                <w:noProof/>
              </w:rPr>
              <w:t>Assumptions and Dependencies</w:t>
            </w:r>
            <w:r>
              <w:rPr>
                <w:noProof/>
              </w:rPr>
              <w:tab/>
            </w:r>
            <w:r>
              <w:rPr>
                <w:noProof/>
              </w:rPr>
              <w:fldChar w:fldCharType="begin"/>
            </w:r>
            <w:r>
              <w:rPr>
                <w:noProof/>
              </w:rPr>
              <w:instrText xml:space="preserve"> PAGEREF _Toc151997509 \h </w:instrText>
            </w:r>
            <w:r>
              <w:rPr>
                <w:noProof/>
              </w:rPr>
            </w:r>
          </w:ins>
          <w:r>
            <w:rPr>
              <w:noProof/>
            </w:rPr>
            <w:fldChar w:fldCharType="separate"/>
          </w:r>
          <w:ins w:id="35" w:author="Matt Silverman" w:date="2010-11-21T22:22:00Z">
            <w:r>
              <w:rPr>
                <w:noProof/>
              </w:rPr>
              <w:t>3</w:t>
            </w:r>
            <w:r>
              <w:rPr>
                <w:noProof/>
              </w:rPr>
              <w:fldChar w:fldCharType="end"/>
            </w:r>
          </w:ins>
        </w:p>
        <w:p w14:paraId="7B02AE81" w14:textId="77777777" w:rsidR="00250414" w:rsidRDefault="00250414">
          <w:pPr>
            <w:pStyle w:val="TOC2"/>
            <w:tabs>
              <w:tab w:val="left" w:pos="739"/>
              <w:tab w:val="right" w:leader="dot" w:pos="9350"/>
            </w:tabs>
            <w:rPr>
              <w:ins w:id="36" w:author="Matt Silverman" w:date="2010-11-21T22:22:00Z"/>
              <w:rFonts w:asciiTheme="minorHAnsi" w:hAnsiTheme="minorHAnsi"/>
              <w:noProof/>
              <w:sz w:val="24"/>
              <w:szCs w:val="24"/>
              <w:lang w:eastAsia="ja-JP" w:bidi="ar-SA"/>
            </w:rPr>
          </w:pPr>
          <w:ins w:id="37" w:author="Matt Silverman" w:date="2010-11-21T22:22:00Z">
            <w:r>
              <w:rPr>
                <w:noProof/>
              </w:rPr>
              <w:t>2.3</w:t>
            </w:r>
            <w:r>
              <w:rPr>
                <w:rFonts w:asciiTheme="minorHAnsi" w:hAnsiTheme="minorHAnsi"/>
                <w:noProof/>
                <w:sz w:val="24"/>
                <w:szCs w:val="24"/>
                <w:lang w:eastAsia="ja-JP" w:bidi="ar-SA"/>
              </w:rPr>
              <w:tab/>
            </w:r>
            <w:r>
              <w:rPr>
                <w:noProof/>
              </w:rPr>
              <w:t>External Interface Requirements</w:t>
            </w:r>
            <w:r>
              <w:rPr>
                <w:noProof/>
              </w:rPr>
              <w:tab/>
            </w:r>
            <w:r>
              <w:rPr>
                <w:noProof/>
              </w:rPr>
              <w:fldChar w:fldCharType="begin"/>
            </w:r>
            <w:r>
              <w:rPr>
                <w:noProof/>
              </w:rPr>
              <w:instrText xml:space="preserve"> PAGEREF _Toc151997510 \h </w:instrText>
            </w:r>
            <w:r>
              <w:rPr>
                <w:noProof/>
              </w:rPr>
            </w:r>
          </w:ins>
          <w:r>
            <w:rPr>
              <w:noProof/>
            </w:rPr>
            <w:fldChar w:fldCharType="separate"/>
          </w:r>
          <w:ins w:id="38" w:author="Matt Silverman" w:date="2010-11-21T22:22:00Z">
            <w:r>
              <w:rPr>
                <w:noProof/>
              </w:rPr>
              <w:t>3</w:t>
            </w:r>
            <w:r>
              <w:rPr>
                <w:noProof/>
              </w:rPr>
              <w:fldChar w:fldCharType="end"/>
            </w:r>
          </w:ins>
        </w:p>
        <w:p w14:paraId="30ED93AF" w14:textId="77777777" w:rsidR="00250414" w:rsidRDefault="00250414">
          <w:pPr>
            <w:pStyle w:val="TOC3"/>
            <w:tabs>
              <w:tab w:val="left" w:pos="1126"/>
              <w:tab w:val="right" w:leader="dot" w:pos="9350"/>
            </w:tabs>
            <w:rPr>
              <w:ins w:id="39" w:author="Matt Silverman" w:date="2010-11-21T22:22:00Z"/>
              <w:rFonts w:asciiTheme="minorHAnsi" w:hAnsiTheme="minorHAnsi"/>
              <w:noProof/>
              <w:sz w:val="24"/>
              <w:szCs w:val="24"/>
              <w:lang w:eastAsia="ja-JP" w:bidi="ar-SA"/>
            </w:rPr>
          </w:pPr>
          <w:ins w:id="40" w:author="Matt Silverman" w:date="2010-11-21T22:22:00Z">
            <w:r>
              <w:rPr>
                <w:noProof/>
              </w:rPr>
              <w:t>2.3.1</w:t>
            </w:r>
            <w:r>
              <w:rPr>
                <w:rFonts w:asciiTheme="minorHAnsi" w:hAnsiTheme="minorHAnsi"/>
                <w:noProof/>
                <w:sz w:val="24"/>
                <w:szCs w:val="24"/>
                <w:lang w:eastAsia="ja-JP" w:bidi="ar-SA"/>
              </w:rPr>
              <w:tab/>
            </w:r>
            <w:r>
              <w:rPr>
                <w:noProof/>
              </w:rPr>
              <w:t>User Interfaces</w:t>
            </w:r>
            <w:r>
              <w:rPr>
                <w:noProof/>
              </w:rPr>
              <w:tab/>
            </w:r>
            <w:r>
              <w:rPr>
                <w:noProof/>
              </w:rPr>
              <w:fldChar w:fldCharType="begin"/>
            </w:r>
            <w:r>
              <w:rPr>
                <w:noProof/>
              </w:rPr>
              <w:instrText xml:space="preserve"> PAGEREF _Toc151997511 \h </w:instrText>
            </w:r>
            <w:r>
              <w:rPr>
                <w:noProof/>
              </w:rPr>
            </w:r>
          </w:ins>
          <w:r>
            <w:rPr>
              <w:noProof/>
            </w:rPr>
            <w:fldChar w:fldCharType="separate"/>
          </w:r>
          <w:ins w:id="41" w:author="Matt Silverman" w:date="2010-11-21T22:22:00Z">
            <w:r>
              <w:rPr>
                <w:noProof/>
              </w:rPr>
              <w:t>3</w:t>
            </w:r>
            <w:r>
              <w:rPr>
                <w:noProof/>
              </w:rPr>
              <w:fldChar w:fldCharType="end"/>
            </w:r>
          </w:ins>
        </w:p>
        <w:p w14:paraId="25476E21" w14:textId="77777777" w:rsidR="00250414" w:rsidRDefault="00250414">
          <w:pPr>
            <w:pStyle w:val="TOC3"/>
            <w:tabs>
              <w:tab w:val="left" w:pos="1126"/>
              <w:tab w:val="right" w:leader="dot" w:pos="9350"/>
            </w:tabs>
            <w:rPr>
              <w:ins w:id="42" w:author="Matt Silverman" w:date="2010-11-21T22:22:00Z"/>
              <w:rFonts w:asciiTheme="minorHAnsi" w:hAnsiTheme="minorHAnsi"/>
              <w:noProof/>
              <w:sz w:val="24"/>
              <w:szCs w:val="24"/>
              <w:lang w:eastAsia="ja-JP" w:bidi="ar-SA"/>
            </w:rPr>
          </w:pPr>
          <w:ins w:id="43" w:author="Matt Silverman" w:date="2010-11-21T22:22:00Z">
            <w:r>
              <w:rPr>
                <w:noProof/>
              </w:rPr>
              <w:t>2.3.2</w:t>
            </w:r>
            <w:r>
              <w:rPr>
                <w:rFonts w:asciiTheme="minorHAnsi" w:hAnsiTheme="minorHAnsi"/>
                <w:noProof/>
                <w:sz w:val="24"/>
                <w:szCs w:val="24"/>
                <w:lang w:eastAsia="ja-JP" w:bidi="ar-SA"/>
              </w:rPr>
              <w:tab/>
            </w:r>
            <w:r>
              <w:rPr>
                <w:noProof/>
              </w:rPr>
              <w:t>Hardware Interfaces</w:t>
            </w:r>
            <w:r>
              <w:rPr>
                <w:noProof/>
              </w:rPr>
              <w:tab/>
            </w:r>
            <w:r>
              <w:rPr>
                <w:noProof/>
              </w:rPr>
              <w:fldChar w:fldCharType="begin"/>
            </w:r>
            <w:r>
              <w:rPr>
                <w:noProof/>
              </w:rPr>
              <w:instrText xml:space="preserve"> PAGEREF _Toc151997512 \h </w:instrText>
            </w:r>
            <w:r>
              <w:rPr>
                <w:noProof/>
              </w:rPr>
            </w:r>
          </w:ins>
          <w:r>
            <w:rPr>
              <w:noProof/>
            </w:rPr>
            <w:fldChar w:fldCharType="separate"/>
          </w:r>
          <w:ins w:id="44" w:author="Matt Silverman" w:date="2010-11-21T22:22:00Z">
            <w:r>
              <w:rPr>
                <w:noProof/>
              </w:rPr>
              <w:t>3</w:t>
            </w:r>
            <w:r>
              <w:rPr>
                <w:noProof/>
              </w:rPr>
              <w:fldChar w:fldCharType="end"/>
            </w:r>
          </w:ins>
        </w:p>
        <w:p w14:paraId="40589B64" w14:textId="77777777" w:rsidR="00250414" w:rsidRDefault="00250414">
          <w:pPr>
            <w:pStyle w:val="TOC3"/>
            <w:tabs>
              <w:tab w:val="left" w:pos="1126"/>
              <w:tab w:val="right" w:leader="dot" w:pos="9350"/>
            </w:tabs>
            <w:rPr>
              <w:ins w:id="45" w:author="Matt Silverman" w:date="2010-11-21T22:22:00Z"/>
              <w:rFonts w:asciiTheme="minorHAnsi" w:hAnsiTheme="minorHAnsi"/>
              <w:noProof/>
              <w:sz w:val="24"/>
              <w:szCs w:val="24"/>
              <w:lang w:eastAsia="ja-JP" w:bidi="ar-SA"/>
            </w:rPr>
          </w:pPr>
          <w:ins w:id="46" w:author="Matt Silverman" w:date="2010-11-21T22:22:00Z">
            <w:r>
              <w:rPr>
                <w:noProof/>
              </w:rPr>
              <w:t>2.3.3</w:t>
            </w:r>
            <w:r>
              <w:rPr>
                <w:rFonts w:asciiTheme="minorHAnsi" w:hAnsiTheme="minorHAnsi"/>
                <w:noProof/>
                <w:sz w:val="24"/>
                <w:szCs w:val="24"/>
                <w:lang w:eastAsia="ja-JP" w:bidi="ar-SA"/>
              </w:rPr>
              <w:tab/>
            </w:r>
            <w:r>
              <w:rPr>
                <w:noProof/>
              </w:rPr>
              <w:t>Software Interfaces</w:t>
            </w:r>
            <w:r>
              <w:rPr>
                <w:noProof/>
              </w:rPr>
              <w:tab/>
            </w:r>
            <w:r>
              <w:rPr>
                <w:noProof/>
              </w:rPr>
              <w:fldChar w:fldCharType="begin"/>
            </w:r>
            <w:r>
              <w:rPr>
                <w:noProof/>
              </w:rPr>
              <w:instrText xml:space="preserve"> PAGEREF _Toc151997513 \h </w:instrText>
            </w:r>
            <w:r>
              <w:rPr>
                <w:noProof/>
              </w:rPr>
            </w:r>
          </w:ins>
          <w:r>
            <w:rPr>
              <w:noProof/>
            </w:rPr>
            <w:fldChar w:fldCharType="separate"/>
          </w:r>
          <w:ins w:id="47" w:author="Matt Silverman" w:date="2010-11-21T22:22:00Z">
            <w:r>
              <w:rPr>
                <w:noProof/>
              </w:rPr>
              <w:t>3</w:t>
            </w:r>
            <w:r>
              <w:rPr>
                <w:noProof/>
              </w:rPr>
              <w:fldChar w:fldCharType="end"/>
            </w:r>
          </w:ins>
        </w:p>
        <w:p w14:paraId="224E1609" w14:textId="77777777" w:rsidR="00250414" w:rsidRDefault="00250414">
          <w:pPr>
            <w:pStyle w:val="TOC2"/>
            <w:tabs>
              <w:tab w:val="left" w:pos="739"/>
              <w:tab w:val="right" w:leader="dot" w:pos="9350"/>
            </w:tabs>
            <w:rPr>
              <w:ins w:id="48" w:author="Matt Silverman" w:date="2010-11-21T22:22:00Z"/>
              <w:rFonts w:asciiTheme="minorHAnsi" w:hAnsiTheme="minorHAnsi"/>
              <w:noProof/>
              <w:sz w:val="24"/>
              <w:szCs w:val="24"/>
              <w:lang w:eastAsia="ja-JP" w:bidi="ar-SA"/>
            </w:rPr>
          </w:pPr>
          <w:ins w:id="49" w:author="Matt Silverman" w:date="2010-11-21T22:22:00Z">
            <w:r>
              <w:rPr>
                <w:noProof/>
              </w:rPr>
              <w:t>2.4</w:t>
            </w:r>
            <w:r>
              <w:rPr>
                <w:rFonts w:asciiTheme="minorHAnsi" w:hAnsiTheme="minorHAnsi"/>
                <w:noProof/>
                <w:sz w:val="24"/>
                <w:szCs w:val="24"/>
                <w:lang w:eastAsia="ja-JP" w:bidi="ar-SA"/>
              </w:rPr>
              <w:tab/>
            </w:r>
            <w:r>
              <w:rPr>
                <w:noProof/>
              </w:rPr>
              <w:t>System Features</w:t>
            </w:r>
            <w:bookmarkStart w:id="50" w:name="_GoBack"/>
            <w:bookmarkEnd w:id="50"/>
            <w:r>
              <w:rPr>
                <w:noProof/>
              </w:rPr>
              <w:tab/>
            </w:r>
            <w:r>
              <w:rPr>
                <w:noProof/>
              </w:rPr>
              <w:fldChar w:fldCharType="begin"/>
            </w:r>
            <w:r>
              <w:rPr>
                <w:noProof/>
              </w:rPr>
              <w:instrText xml:space="preserve"> PAGEREF _Toc151997514 \h </w:instrText>
            </w:r>
            <w:r>
              <w:rPr>
                <w:noProof/>
              </w:rPr>
            </w:r>
          </w:ins>
          <w:r>
            <w:rPr>
              <w:noProof/>
            </w:rPr>
            <w:fldChar w:fldCharType="separate"/>
          </w:r>
          <w:ins w:id="51" w:author="Matt Silverman" w:date="2010-11-21T22:22:00Z">
            <w:r>
              <w:rPr>
                <w:noProof/>
              </w:rPr>
              <w:t>4</w:t>
            </w:r>
            <w:r>
              <w:rPr>
                <w:noProof/>
              </w:rPr>
              <w:fldChar w:fldCharType="end"/>
            </w:r>
          </w:ins>
        </w:p>
        <w:p w14:paraId="28B00E6B" w14:textId="77777777" w:rsidR="00250414" w:rsidRDefault="00250414">
          <w:pPr>
            <w:pStyle w:val="TOC3"/>
            <w:tabs>
              <w:tab w:val="left" w:pos="1126"/>
              <w:tab w:val="right" w:leader="dot" w:pos="9350"/>
            </w:tabs>
            <w:rPr>
              <w:ins w:id="52" w:author="Matt Silverman" w:date="2010-11-21T22:22:00Z"/>
              <w:rFonts w:asciiTheme="minorHAnsi" w:hAnsiTheme="minorHAnsi"/>
              <w:noProof/>
              <w:sz w:val="24"/>
              <w:szCs w:val="24"/>
              <w:lang w:eastAsia="ja-JP" w:bidi="ar-SA"/>
            </w:rPr>
          </w:pPr>
          <w:ins w:id="53" w:author="Matt Silverman" w:date="2010-11-21T22:22:00Z">
            <w:r>
              <w:rPr>
                <w:noProof/>
              </w:rPr>
              <w:t>2.4.1</w:t>
            </w:r>
            <w:r>
              <w:rPr>
                <w:rFonts w:asciiTheme="minorHAnsi" w:hAnsiTheme="minorHAnsi"/>
                <w:noProof/>
                <w:sz w:val="24"/>
                <w:szCs w:val="24"/>
                <w:lang w:eastAsia="ja-JP" w:bidi="ar-SA"/>
              </w:rPr>
              <w:tab/>
            </w:r>
            <w:r>
              <w:rPr>
                <w:noProof/>
              </w:rPr>
              <w:t>Enter Search Criteria</w:t>
            </w:r>
            <w:r>
              <w:rPr>
                <w:noProof/>
              </w:rPr>
              <w:tab/>
            </w:r>
            <w:r>
              <w:rPr>
                <w:noProof/>
              </w:rPr>
              <w:fldChar w:fldCharType="begin"/>
            </w:r>
            <w:r>
              <w:rPr>
                <w:noProof/>
              </w:rPr>
              <w:instrText xml:space="preserve"> PAGEREF _Toc151997515 \h </w:instrText>
            </w:r>
            <w:r>
              <w:rPr>
                <w:noProof/>
              </w:rPr>
            </w:r>
          </w:ins>
          <w:r>
            <w:rPr>
              <w:noProof/>
            </w:rPr>
            <w:fldChar w:fldCharType="separate"/>
          </w:r>
          <w:ins w:id="54" w:author="Matt Silverman" w:date="2010-11-21T22:22:00Z">
            <w:r>
              <w:rPr>
                <w:noProof/>
              </w:rPr>
              <w:t>4</w:t>
            </w:r>
            <w:r>
              <w:rPr>
                <w:noProof/>
              </w:rPr>
              <w:fldChar w:fldCharType="end"/>
            </w:r>
          </w:ins>
        </w:p>
        <w:p w14:paraId="0525ECBA" w14:textId="77777777" w:rsidR="00250414" w:rsidRDefault="00250414">
          <w:pPr>
            <w:pStyle w:val="TOC3"/>
            <w:tabs>
              <w:tab w:val="left" w:pos="1126"/>
              <w:tab w:val="right" w:leader="dot" w:pos="9350"/>
            </w:tabs>
            <w:rPr>
              <w:ins w:id="55" w:author="Matt Silverman" w:date="2010-11-21T22:22:00Z"/>
              <w:rFonts w:asciiTheme="minorHAnsi" w:hAnsiTheme="minorHAnsi"/>
              <w:noProof/>
              <w:sz w:val="24"/>
              <w:szCs w:val="24"/>
              <w:lang w:eastAsia="ja-JP" w:bidi="ar-SA"/>
            </w:rPr>
          </w:pPr>
          <w:ins w:id="56" w:author="Matt Silverman" w:date="2010-11-21T22:22:00Z">
            <w:r>
              <w:rPr>
                <w:noProof/>
              </w:rPr>
              <w:t>2.4.2</w:t>
            </w:r>
            <w:r>
              <w:rPr>
                <w:rFonts w:asciiTheme="minorHAnsi" w:hAnsiTheme="minorHAnsi"/>
                <w:noProof/>
                <w:sz w:val="24"/>
                <w:szCs w:val="24"/>
                <w:lang w:eastAsia="ja-JP" w:bidi="ar-SA"/>
              </w:rPr>
              <w:tab/>
            </w:r>
            <w:r>
              <w:rPr>
                <w:noProof/>
              </w:rPr>
              <w:t>Execute Search</w:t>
            </w:r>
            <w:r>
              <w:rPr>
                <w:noProof/>
              </w:rPr>
              <w:tab/>
            </w:r>
            <w:r>
              <w:rPr>
                <w:noProof/>
              </w:rPr>
              <w:fldChar w:fldCharType="begin"/>
            </w:r>
            <w:r>
              <w:rPr>
                <w:noProof/>
              </w:rPr>
              <w:instrText xml:space="preserve"> PAGEREF _Toc151997516 \h </w:instrText>
            </w:r>
            <w:r>
              <w:rPr>
                <w:noProof/>
              </w:rPr>
            </w:r>
          </w:ins>
          <w:r>
            <w:rPr>
              <w:noProof/>
            </w:rPr>
            <w:fldChar w:fldCharType="separate"/>
          </w:r>
          <w:ins w:id="57" w:author="Matt Silverman" w:date="2010-11-21T22:22:00Z">
            <w:r>
              <w:rPr>
                <w:noProof/>
              </w:rPr>
              <w:t>4</w:t>
            </w:r>
            <w:r>
              <w:rPr>
                <w:noProof/>
              </w:rPr>
              <w:fldChar w:fldCharType="end"/>
            </w:r>
          </w:ins>
        </w:p>
        <w:p w14:paraId="1AF7447C" w14:textId="77777777" w:rsidR="00250414" w:rsidRDefault="00250414">
          <w:pPr>
            <w:pStyle w:val="TOC3"/>
            <w:tabs>
              <w:tab w:val="left" w:pos="1126"/>
              <w:tab w:val="right" w:leader="dot" w:pos="9350"/>
            </w:tabs>
            <w:rPr>
              <w:ins w:id="58" w:author="Matt Silverman" w:date="2010-11-21T22:22:00Z"/>
              <w:rFonts w:asciiTheme="minorHAnsi" w:hAnsiTheme="minorHAnsi"/>
              <w:noProof/>
              <w:sz w:val="24"/>
              <w:szCs w:val="24"/>
              <w:lang w:eastAsia="ja-JP" w:bidi="ar-SA"/>
            </w:rPr>
          </w:pPr>
          <w:ins w:id="59" w:author="Matt Silverman" w:date="2010-11-21T22:22:00Z">
            <w:r>
              <w:rPr>
                <w:noProof/>
              </w:rPr>
              <w:t>2.4.3</w:t>
            </w:r>
            <w:r>
              <w:rPr>
                <w:rFonts w:asciiTheme="minorHAnsi" w:hAnsiTheme="minorHAnsi"/>
                <w:noProof/>
                <w:sz w:val="24"/>
                <w:szCs w:val="24"/>
                <w:lang w:eastAsia="ja-JP" w:bidi="ar-SA"/>
              </w:rPr>
              <w:tab/>
            </w:r>
            <w:r>
              <w:rPr>
                <w:noProof/>
              </w:rPr>
              <w:t>List the Search Results</w:t>
            </w:r>
            <w:r>
              <w:rPr>
                <w:noProof/>
              </w:rPr>
              <w:tab/>
            </w:r>
            <w:r>
              <w:rPr>
                <w:noProof/>
              </w:rPr>
              <w:fldChar w:fldCharType="begin"/>
            </w:r>
            <w:r>
              <w:rPr>
                <w:noProof/>
              </w:rPr>
              <w:instrText xml:space="preserve"> PAGEREF _Toc151997517 \h </w:instrText>
            </w:r>
            <w:r>
              <w:rPr>
                <w:noProof/>
              </w:rPr>
            </w:r>
          </w:ins>
          <w:r>
            <w:rPr>
              <w:noProof/>
            </w:rPr>
            <w:fldChar w:fldCharType="separate"/>
          </w:r>
          <w:ins w:id="60" w:author="Matt Silverman" w:date="2010-11-21T22:22:00Z">
            <w:r>
              <w:rPr>
                <w:noProof/>
              </w:rPr>
              <w:t>5</w:t>
            </w:r>
            <w:r>
              <w:rPr>
                <w:noProof/>
              </w:rPr>
              <w:fldChar w:fldCharType="end"/>
            </w:r>
          </w:ins>
        </w:p>
        <w:p w14:paraId="1B0B0345" w14:textId="77777777" w:rsidR="00250414" w:rsidRDefault="00250414">
          <w:pPr>
            <w:pStyle w:val="TOC3"/>
            <w:tabs>
              <w:tab w:val="left" w:pos="1126"/>
              <w:tab w:val="right" w:leader="dot" w:pos="9350"/>
            </w:tabs>
            <w:rPr>
              <w:ins w:id="61" w:author="Matt Silverman" w:date="2010-11-21T22:22:00Z"/>
              <w:rFonts w:asciiTheme="minorHAnsi" w:hAnsiTheme="minorHAnsi"/>
              <w:noProof/>
              <w:sz w:val="24"/>
              <w:szCs w:val="24"/>
              <w:lang w:eastAsia="ja-JP" w:bidi="ar-SA"/>
            </w:rPr>
          </w:pPr>
          <w:ins w:id="62" w:author="Matt Silverman" w:date="2010-11-21T22:22:00Z">
            <w:r>
              <w:rPr>
                <w:noProof/>
              </w:rPr>
              <w:t>2.4.4</w:t>
            </w:r>
            <w:r>
              <w:rPr>
                <w:rFonts w:asciiTheme="minorHAnsi" w:hAnsiTheme="minorHAnsi"/>
                <w:noProof/>
                <w:sz w:val="24"/>
                <w:szCs w:val="24"/>
                <w:lang w:eastAsia="ja-JP" w:bidi="ar-SA"/>
              </w:rPr>
              <w:tab/>
            </w:r>
            <w:r>
              <w:rPr>
                <w:noProof/>
              </w:rPr>
              <w:t>Display a Map</w:t>
            </w:r>
            <w:r>
              <w:rPr>
                <w:noProof/>
              </w:rPr>
              <w:tab/>
            </w:r>
            <w:r>
              <w:rPr>
                <w:noProof/>
              </w:rPr>
              <w:fldChar w:fldCharType="begin"/>
            </w:r>
            <w:r>
              <w:rPr>
                <w:noProof/>
              </w:rPr>
              <w:instrText xml:space="preserve"> PAGEREF _Toc151997518 \h </w:instrText>
            </w:r>
            <w:r>
              <w:rPr>
                <w:noProof/>
              </w:rPr>
            </w:r>
          </w:ins>
          <w:r>
            <w:rPr>
              <w:noProof/>
            </w:rPr>
            <w:fldChar w:fldCharType="separate"/>
          </w:r>
          <w:ins w:id="63" w:author="Matt Silverman" w:date="2010-11-21T22:22:00Z">
            <w:r>
              <w:rPr>
                <w:noProof/>
              </w:rPr>
              <w:t>5</w:t>
            </w:r>
            <w:r>
              <w:rPr>
                <w:noProof/>
              </w:rPr>
              <w:fldChar w:fldCharType="end"/>
            </w:r>
          </w:ins>
        </w:p>
        <w:p w14:paraId="108926B7" w14:textId="77777777" w:rsidR="00250414" w:rsidRDefault="00250414">
          <w:pPr>
            <w:pStyle w:val="TOC3"/>
            <w:tabs>
              <w:tab w:val="left" w:pos="1126"/>
              <w:tab w:val="right" w:leader="dot" w:pos="9350"/>
            </w:tabs>
            <w:rPr>
              <w:ins w:id="64" w:author="Matt Silverman" w:date="2010-11-21T22:22:00Z"/>
              <w:rFonts w:asciiTheme="minorHAnsi" w:hAnsiTheme="minorHAnsi"/>
              <w:noProof/>
              <w:sz w:val="24"/>
              <w:szCs w:val="24"/>
              <w:lang w:eastAsia="ja-JP" w:bidi="ar-SA"/>
            </w:rPr>
          </w:pPr>
          <w:ins w:id="65" w:author="Matt Silverman" w:date="2010-11-21T22:22:00Z">
            <w:r>
              <w:rPr>
                <w:noProof/>
              </w:rPr>
              <w:t>2.4.5</w:t>
            </w:r>
            <w:r>
              <w:rPr>
                <w:rFonts w:asciiTheme="minorHAnsi" w:hAnsiTheme="minorHAnsi"/>
                <w:noProof/>
                <w:sz w:val="24"/>
                <w:szCs w:val="24"/>
                <w:lang w:eastAsia="ja-JP" w:bidi="ar-SA"/>
              </w:rPr>
              <w:tab/>
            </w:r>
            <w:r>
              <w:rPr>
                <w:noProof/>
              </w:rPr>
              <w:t>Option to Search Again</w:t>
            </w:r>
            <w:r>
              <w:rPr>
                <w:noProof/>
              </w:rPr>
              <w:tab/>
            </w:r>
            <w:r>
              <w:rPr>
                <w:noProof/>
              </w:rPr>
              <w:fldChar w:fldCharType="begin"/>
            </w:r>
            <w:r>
              <w:rPr>
                <w:noProof/>
              </w:rPr>
              <w:instrText xml:space="preserve"> PAGEREF _Toc151997519 \h </w:instrText>
            </w:r>
            <w:r>
              <w:rPr>
                <w:noProof/>
              </w:rPr>
            </w:r>
          </w:ins>
          <w:r>
            <w:rPr>
              <w:noProof/>
            </w:rPr>
            <w:fldChar w:fldCharType="separate"/>
          </w:r>
          <w:ins w:id="66" w:author="Matt Silverman" w:date="2010-11-21T22:22:00Z">
            <w:r>
              <w:rPr>
                <w:noProof/>
              </w:rPr>
              <w:t>6</w:t>
            </w:r>
            <w:r>
              <w:rPr>
                <w:noProof/>
              </w:rPr>
              <w:fldChar w:fldCharType="end"/>
            </w:r>
          </w:ins>
        </w:p>
        <w:p w14:paraId="789EFA3E" w14:textId="77777777" w:rsidR="00250414" w:rsidRDefault="00250414">
          <w:pPr>
            <w:pStyle w:val="TOC3"/>
            <w:tabs>
              <w:tab w:val="left" w:pos="1126"/>
              <w:tab w:val="right" w:leader="dot" w:pos="9350"/>
            </w:tabs>
            <w:rPr>
              <w:ins w:id="67" w:author="Matt Silverman" w:date="2010-11-21T22:22:00Z"/>
              <w:rFonts w:asciiTheme="minorHAnsi" w:hAnsiTheme="minorHAnsi"/>
              <w:noProof/>
              <w:sz w:val="24"/>
              <w:szCs w:val="24"/>
              <w:lang w:eastAsia="ja-JP" w:bidi="ar-SA"/>
            </w:rPr>
          </w:pPr>
          <w:ins w:id="68" w:author="Matt Silverman" w:date="2010-11-21T22:22:00Z">
            <w:r>
              <w:rPr>
                <w:noProof/>
              </w:rPr>
              <w:t>2.4.6</w:t>
            </w:r>
            <w:r>
              <w:rPr>
                <w:rFonts w:asciiTheme="minorHAnsi" w:hAnsiTheme="minorHAnsi"/>
                <w:noProof/>
                <w:sz w:val="24"/>
                <w:szCs w:val="24"/>
                <w:lang w:eastAsia="ja-JP" w:bidi="ar-SA"/>
              </w:rPr>
              <w:tab/>
            </w:r>
            <w:r>
              <w:rPr>
                <w:noProof/>
              </w:rPr>
              <w:t>Option to Select Number of Results to Return</w:t>
            </w:r>
            <w:r>
              <w:rPr>
                <w:noProof/>
              </w:rPr>
              <w:tab/>
            </w:r>
            <w:r>
              <w:rPr>
                <w:noProof/>
              </w:rPr>
              <w:fldChar w:fldCharType="begin"/>
            </w:r>
            <w:r>
              <w:rPr>
                <w:noProof/>
              </w:rPr>
              <w:instrText xml:space="preserve"> PAGEREF _Toc151997520 \h </w:instrText>
            </w:r>
            <w:r>
              <w:rPr>
                <w:noProof/>
              </w:rPr>
            </w:r>
          </w:ins>
          <w:r>
            <w:rPr>
              <w:noProof/>
            </w:rPr>
            <w:fldChar w:fldCharType="separate"/>
          </w:r>
          <w:ins w:id="69" w:author="Matt Silverman" w:date="2010-11-21T22:22:00Z">
            <w:r>
              <w:rPr>
                <w:noProof/>
              </w:rPr>
              <w:t>6</w:t>
            </w:r>
            <w:r>
              <w:rPr>
                <w:noProof/>
              </w:rPr>
              <w:fldChar w:fldCharType="end"/>
            </w:r>
          </w:ins>
        </w:p>
        <w:p w14:paraId="05F30C78" w14:textId="77777777" w:rsidR="00250414" w:rsidRDefault="00250414">
          <w:pPr>
            <w:pStyle w:val="TOC3"/>
            <w:tabs>
              <w:tab w:val="left" w:pos="1126"/>
              <w:tab w:val="right" w:leader="dot" w:pos="9350"/>
            </w:tabs>
            <w:rPr>
              <w:ins w:id="70" w:author="Matt Silverman" w:date="2010-11-21T22:22:00Z"/>
              <w:rFonts w:asciiTheme="minorHAnsi" w:hAnsiTheme="minorHAnsi"/>
              <w:noProof/>
              <w:sz w:val="24"/>
              <w:szCs w:val="24"/>
              <w:lang w:eastAsia="ja-JP" w:bidi="ar-SA"/>
            </w:rPr>
          </w:pPr>
          <w:ins w:id="71" w:author="Matt Silverman" w:date="2010-11-21T22:22:00Z">
            <w:r>
              <w:rPr>
                <w:noProof/>
              </w:rPr>
              <w:t>2.4.7</w:t>
            </w:r>
            <w:r>
              <w:rPr>
                <w:rFonts w:asciiTheme="minorHAnsi" w:hAnsiTheme="minorHAnsi"/>
                <w:noProof/>
                <w:sz w:val="24"/>
                <w:szCs w:val="24"/>
                <w:lang w:eastAsia="ja-JP" w:bidi="ar-SA"/>
              </w:rPr>
              <w:tab/>
            </w:r>
            <w:r>
              <w:rPr>
                <w:noProof/>
              </w:rPr>
              <w:t>Option to Overlay Multiple Search Results</w:t>
            </w:r>
            <w:r>
              <w:rPr>
                <w:noProof/>
              </w:rPr>
              <w:tab/>
            </w:r>
            <w:r>
              <w:rPr>
                <w:noProof/>
              </w:rPr>
              <w:fldChar w:fldCharType="begin"/>
            </w:r>
            <w:r>
              <w:rPr>
                <w:noProof/>
              </w:rPr>
              <w:instrText xml:space="preserve"> PAGEREF _Toc151997521 \h </w:instrText>
            </w:r>
            <w:r>
              <w:rPr>
                <w:noProof/>
              </w:rPr>
            </w:r>
          </w:ins>
          <w:r>
            <w:rPr>
              <w:noProof/>
            </w:rPr>
            <w:fldChar w:fldCharType="separate"/>
          </w:r>
          <w:ins w:id="72" w:author="Matt Silverman" w:date="2010-11-21T22:22:00Z">
            <w:r>
              <w:rPr>
                <w:noProof/>
              </w:rPr>
              <w:t>7</w:t>
            </w:r>
            <w:r>
              <w:rPr>
                <w:noProof/>
              </w:rPr>
              <w:fldChar w:fldCharType="end"/>
            </w:r>
          </w:ins>
        </w:p>
        <w:p w14:paraId="58321974" w14:textId="77777777" w:rsidR="00250414" w:rsidRDefault="00250414">
          <w:pPr>
            <w:pStyle w:val="TOC3"/>
            <w:tabs>
              <w:tab w:val="left" w:pos="1126"/>
              <w:tab w:val="right" w:leader="dot" w:pos="9350"/>
            </w:tabs>
            <w:rPr>
              <w:ins w:id="73" w:author="Matt Silverman" w:date="2010-11-21T22:22:00Z"/>
              <w:rFonts w:asciiTheme="minorHAnsi" w:hAnsiTheme="minorHAnsi"/>
              <w:noProof/>
              <w:sz w:val="24"/>
              <w:szCs w:val="24"/>
              <w:lang w:eastAsia="ja-JP" w:bidi="ar-SA"/>
            </w:rPr>
          </w:pPr>
          <w:ins w:id="74" w:author="Matt Silverman" w:date="2010-11-21T22:22:00Z">
            <w:r>
              <w:rPr>
                <w:noProof/>
              </w:rPr>
              <w:t>2.4.8</w:t>
            </w:r>
            <w:r>
              <w:rPr>
                <w:rFonts w:asciiTheme="minorHAnsi" w:hAnsiTheme="minorHAnsi"/>
                <w:noProof/>
                <w:sz w:val="24"/>
                <w:szCs w:val="24"/>
                <w:lang w:eastAsia="ja-JP" w:bidi="ar-SA"/>
              </w:rPr>
              <w:tab/>
            </w:r>
            <w:r>
              <w:rPr>
                <w:noProof/>
              </w:rPr>
              <w:t>Option to Limit to only Posts Made in the U.S.</w:t>
            </w:r>
            <w:r>
              <w:rPr>
                <w:noProof/>
              </w:rPr>
              <w:tab/>
            </w:r>
            <w:r>
              <w:rPr>
                <w:noProof/>
              </w:rPr>
              <w:fldChar w:fldCharType="begin"/>
            </w:r>
            <w:r>
              <w:rPr>
                <w:noProof/>
              </w:rPr>
              <w:instrText xml:space="preserve"> PAGEREF _Toc151997522 \h </w:instrText>
            </w:r>
            <w:r>
              <w:rPr>
                <w:noProof/>
              </w:rPr>
            </w:r>
          </w:ins>
          <w:r>
            <w:rPr>
              <w:noProof/>
            </w:rPr>
            <w:fldChar w:fldCharType="separate"/>
          </w:r>
          <w:ins w:id="75" w:author="Matt Silverman" w:date="2010-11-21T22:22:00Z">
            <w:r>
              <w:rPr>
                <w:noProof/>
              </w:rPr>
              <w:t>7</w:t>
            </w:r>
            <w:r>
              <w:rPr>
                <w:noProof/>
              </w:rPr>
              <w:fldChar w:fldCharType="end"/>
            </w:r>
          </w:ins>
        </w:p>
        <w:p w14:paraId="15076A62" w14:textId="77777777" w:rsidR="00250414" w:rsidRDefault="00250414">
          <w:pPr>
            <w:pStyle w:val="TOC2"/>
            <w:tabs>
              <w:tab w:val="left" w:pos="739"/>
              <w:tab w:val="right" w:leader="dot" w:pos="9350"/>
            </w:tabs>
            <w:rPr>
              <w:ins w:id="76" w:author="Matt Silverman" w:date="2010-11-21T22:22:00Z"/>
              <w:rFonts w:asciiTheme="minorHAnsi" w:hAnsiTheme="minorHAnsi"/>
              <w:noProof/>
              <w:sz w:val="24"/>
              <w:szCs w:val="24"/>
              <w:lang w:eastAsia="ja-JP" w:bidi="ar-SA"/>
            </w:rPr>
          </w:pPr>
          <w:ins w:id="77" w:author="Matt Silverman" w:date="2010-11-21T22:22:00Z">
            <w:r>
              <w:rPr>
                <w:noProof/>
              </w:rPr>
              <w:t>2.5</w:t>
            </w:r>
            <w:r>
              <w:rPr>
                <w:rFonts w:asciiTheme="minorHAnsi" w:hAnsiTheme="minorHAnsi"/>
                <w:noProof/>
                <w:sz w:val="24"/>
                <w:szCs w:val="24"/>
                <w:lang w:eastAsia="ja-JP" w:bidi="ar-SA"/>
              </w:rPr>
              <w:tab/>
            </w:r>
            <w:r>
              <w:rPr>
                <w:noProof/>
              </w:rPr>
              <w:t>Other Nonfunctional Requirements</w:t>
            </w:r>
            <w:r>
              <w:rPr>
                <w:noProof/>
              </w:rPr>
              <w:tab/>
            </w:r>
            <w:r>
              <w:rPr>
                <w:noProof/>
              </w:rPr>
              <w:fldChar w:fldCharType="begin"/>
            </w:r>
            <w:r>
              <w:rPr>
                <w:noProof/>
              </w:rPr>
              <w:instrText xml:space="preserve"> PAGEREF _Toc151997523 \h </w:instrText>
            </w:r>
            <w:r>
              <w:rPr>
                <w:noProof/>
              </w:rPr>
            </w:r>
          </w:ins>
          <w:r>
            <w:rPr>
              <w:noProof/>
            </w:rPr>
            <w:fldChar w:fldCharType="separate"/>
          </w:r>
          <w:ins w:id="78" w:author="Matt Silverman" w:date="2010-11-21T22:22:00Z">
            <w:r>
              <w:rPr>
                <w:noProof/>
              </w:rPr>
              <w:t>8</w:t>
            </w:r>
            <w:r>
              <w:rPr>
                <w:noProof/>
              </w:rPr>
              <w:fldChar w:fldCharType="end"/>
            </w:r>
          </w:ins>
        </w:p>
        <w:p w14:paraId="5888F303" w14:textId="77777777" w:rsidR="00250414" w:rsidRDefault="00250414">
          <w:pPr>
            <w:pStyle w:val="TOC3"/>
            <w:tabs>
              <w:tab w:val="left" w:pos="1126"/>
              <w:tab w:val="right" w:leader="dot" w:pos="9350"/>
            </w:tabs>
            <w:rPr>
              <w:ins w:id="79" w:author="Matt Silverman" w:date="2010-11-21T22:22:00Z"/>
              <w:rFonts w:asciiTheme="minorHAnsi" w:hAnsiTheme="minorHAnsi"/>
              <w:noProof/>
              <w:sz w:val="24"/>
              <w:szCs w:val="24"/>
              <w:lang w:eastAsia="ja-JP" w:bidi="ar-SA"/>
            </w:rPr>
          </w:pPr>
          <w:ins w:id="80" w:author="Matt Silverman" w:date="2010-11-21T22:22:00Z">
            <w:r>
              <w:rPr>
                <w:noProof/>
              </w:rPr>
              <w:t>2.5.1</w:t>
            </w:r>
            <w:r>
              <w:rPr>
                <w:rFonts w:asciiTheme="minorHAnsi" w:hAnsiTheme="minorHAnsi"/>
                <w:noProof/>
                <w:sz w:val="24"/>
                <w:szCs w:val="24"/>
                <w:lang w:eastAsia="ja-JP" w:bidi="ar-SA"/>
              </w:rPr>
              <w:tab/>
            </w:r>
            <w:r>
              <w:rPr>
                <w:noProof/>
              </w:rPr>
              <w:t>Performance Requirements</w:t>
            </w:r>
            <w:r>
              <w:rPr>
                <w:noProof/>
              </w:rPr>
              <w:tab/>
            </w:r>
            <w:r>
              <w:rPr>
                <w:noProof/>
              </w:rPr>
              <w:fldChar w:fldCharType="begin"/>
            </w:r>
            <w:r>
              <w:rPr>
                <w:noProof/>
              </w:rPr>
              <w:instrText xml:space="preserve"> PAGEREF _Toc151997524 \h </w:instrText>
            </w:r>
            <w:r>
              <w:rPr>
                <w:noProof/>
              </w:rPr>
            </w:r>
          </w:ins>
          <w:r>
            <w:rPr>
              <w:noProof/>
            </w:rPr>
            <w:fldChar w:fldCharType="separate"/>
          </w:r>
          <w:ins w:id="81" w:author="Matt Silverman" w:date="2010-11-21T22:22:00Z">
            <w:r>
              <w:rPr>
                <w:noProof/>
              </w:rPr>
              <w:t>8</w:t>
            </w:r>
            <w:r>
              <w:rPr>
                <w:noProof/>
              </w:rPr>
              <w:fldChar w:fldCharType="end"/>
            </w:r>
          </w:ins>
        </w:p>
        <w:p w14:paraId="18DFA9E3" w14:textId="77777777" w:rsidR="00250414" w:rsidRDefault="00250414">
          <w:pPr>
            <w:pStyle w:val="TOC3"/>
            <w:tabs>
              <w:tab w:val="left" w:pos="1126"/>
              <w:tab w:val="right" w:leader="dot" w:pos="9350"/>
            </w:tabs>
            <w:rPr>
              <w:ins w:id="82" w:author="Matt Silverman" w:date="2010-11-21T22:22:00Z"/>
              <w:rFonts w:asciiTheme="minorHAnsi" w:hAnsiTheme="minorHAnsi"/>
              <w:noProof/>
              <w:sz w:val="24"/>
              <w:szCs w:val="24"/>
              <w:lang w:eastAsia="ja-JP" w:bidi="ar-SA"/>
            </w:rPr>
          </w:pPr>
          <w:ins w:id="83" w:author="Matt Silverman" w:date="2010-11-21T22:22:00Z">
            <w:r>
              <w:rPr>
                <w:noProof/>
              </w:rPr>
              <w:t>2.5.2</w:t>
            </w:r>
            <w:r>
              <w:rPr>
                <w:rFonts w:asciiTheme="minorHAnsi" w:hAnsiTheme="minorHAnsi"/>
                <w:noProof/>
                <w:sz w:val="24"/>
                <w:szCs w:val="24"/>
                <w:lang w:eastAsia="ja-JP" w:bidi="ar-SA"/>
              </w:rPr>
              <w:tab/>
            </w:r>
            <w:r>
              <w:rPr>
                <w:noProof/>
              </w:rPr>
              <w:t>Safety Requirements</w:t>
            </w:r>
            <w:r>
              <w:rPr>
                <w:noProof/>
              </w:rPr>
              <w:tab/>
            </w:r>
            <w:r>
              <w:rPr>
                <w:noProof/>
              </w:rPr>
              <w:fldChar w:fldCharType="begin"/>
            </w:r>
            <w:r>
              <w:rPr>
                <w:noProof/>
              </w:rPr>
              <w:instrText xml:space="preserve"> PAGEREF _Toc151997525 \h </w:instrText>
            </w:r>
            <w:r>
              <w:rPr>
                <w:noProof/>
              </w:rPr>
            </w:r>
          </w:ins>
          <w:r>
            <w:rPr>
              <w:noProof/>
            </w:rPr>
            <w:fldChar w:fldCharType="separate"/>
          </w:r>
          <w:ins w:id="84" w:author="Matt Silverman" w:date="2010-11-21T22:22:00Z">
            <w:r>
              <w:rPr>
                <w:noProof/>
              </w:rPr>
              <w:t>8</w:t>
            </w:r>
            <w:r>
              <w:rPr>
                <w:noProof/>
              </w:rPr>
              <w:fldChar w:fldCharType="end"/>
            </w:r>
          </w:ins>
        </w:p>
        <w:p w14:paraId="57851D3D" w14:textId="77777777" w:rsidR="00250414" w:rsidRDefault="00250414">
          <w:pPr>
            <w:pStyle w:val="TOC3"/>
            <w:tabs>
              <w:tab w:val="left" w:pos="1126"/>
              <w:tab w:val="right" w:leader="dot" w:pos="9350"/>
            </w:tabs>
            <w:rPr>
              <w:ins w:id="85" w:author="Matt Silverman" w:date="2010-11-21T22:22:00Z"/>
              <w:rFonts w:asciiTheme="minorHAnsi" w:hAnsiTheme="minorHAnsi"/>
              <w:noProof/>
              <w:sz w:val="24"/>
              <w:szCs w:val="24"/>
              <w:lang w:eastAsia="ja-JP" w:bidi="ar-SA"/>
            </w:rPr>
          </w:pPr>
          <w:ins w:id="86" w:author="Matt Silverman" w:date="2010-11-21T22:22:00Z">
            <w:r>
              <w:rPr>
                <w:noProof/>
              </w:rPr>
              <w:t>2.5.3</w:t>
            </w:r>
            <w:r>
              <w:rPr>
                <w:rFonts w:asciiTheme="minorHAnsi" w:hAnsiTheme="minorHAnsi"/>
                <w:noProof/>
                <w:sz w:val="24"/>
                <w:szCs w:val="24"/>
                <w:lang w:eastAsia="ja-JP" w:bidi="ar-SA"/>
              </w:rPr>
              <w:tab/>
            </w:r>
            <w:r>
              <w:rPr>
                <w:noProof/>
              </w:rPr>
              <w:t>Security Requirements</w:t>
            </w:r>
            <w:r>
              <w:rPr>
                <w:noProof/>
              </w:rPr>
              <w:tab/>
            </w:r>
            <w:r>
              <w:rPr>
                <w:noProof/>
              </w:rPr>
              <w:fldChar w:fldCharType="begin"/>
            </w:r>
            <w:r>
              <w:rPr>
                <w:noProof/>
              </w:rPr>
              <w:instrText xml:space="preserve"> PAGEREF _Toc151997526 \h </w:instrText>
            </w:r>
            <w:r>
              <w:rPr>
                <w:noProof/>
              </w:rPr>
            </w:r>
          </w:ins>
          <w:r>
            <w:rPr>
              <w:noProof/>
            </w:rPr>
            <w:fldChar w:fldCharType="separate"/>
          </w:r>
          <w:ins w:id="87" w:author="Matt Silverman" w:date="2010-11-21T22:22:00Z">
            <w:r>
              <w:rPr>
                <w:noProof/>
              </w:rPr>
              <w:t>8</w:t>
            </w:r>
            <w:r>
              <w:rPr>
                <w:noProof/>
              </w:rPr>
              <w:fldChar w:fldCharType="end"/>
            </w:r>
          </w:ins>
        </w:p>
        <w:p w14:paraId="28BF9AB5" w14:textId="77777777" w:rsidR="00250414" w:rsidRDefault="00250414">
          <w:pPr>
            <w:pStyle w:val="TOC1"/>
            <w:tabs>
              <w:tab w:val="left" w:pos="352"/>
            </w:tabs>
            <w:rPr>
              <w:ins w:id="88" w:author="Matt Silverman" w:date="2010-11-21T22:22:00Z"/>
              <w:rFonts w:asciiTheme="minorHAnsi" w:hAnsiTheme="minorHAnsi"/>
              <w:noProof/>
              <w:sz w:val="24"/>
              <w:szCs w:val="24"/>
              <w:lang w:eastAsia="ja-JP" w:bidi="ar-SA"/>
            </w:rPr>
          </w:pPr>
          <w:ins w:id="89" w:author="Matt Silverman" w:date="2010-11-21T22:22:00Z">
            <w:r>
              <w:rPr>
                <w:noProof/>
              </w:rPr>
              <w:t>3</w:t>
            </w:r>
            <w:r>
              <w:rPr>
                <w:rFonts w:asciiTheme="minorHAnsi" w:hAnsiTheme="minorHAnsi"/>
                <w:noProof/>
                <w:sz w:val="24"/>
                <w:szCs w:val="24"/>
                <w:lang w:eastAsia="ja-JP" w:bidi="ar-SA"/>
              </w:rPr>
              <w:tab/>
            </w:r>
            <w:r>
              <w:rPr>
                <w:noProof/>
              </w:rPr>
              <w:t>Software Design</w:t>
            </w:r>
            <w:r>
              <w:rPr>
                <w:noProof/>
              </w:rPr>
              <w:tab/>
            </w:r>
            <w:r>
              <w:rPr>
                <w:noProof/>
              </w:rPr>
              <w:fldChar w:fldCharType="begin"/>
            </w:r>
            <w:r>
              <w:rPr>
                <w:noProof/>
              </w:rPr>
              <w:instrText xml:space="preserve"> PAGEREF _Toc151997527 \h </w:instrText>
            </w:r>
            <w:r>
              <w:rPr>
                <w:noProof/>
              </w:rPr>
            </w:r>
          </w:ins>
          <w:r>
            <w:rPr>
              <w:noProof/>
            </w:rPr>
            <w:fldChar w:fldCharType="separate"/>
          </w:r>
          <w:ins w:id="90" w:author="Matt Silverman" w:date="2010-11-21T22:22:00Z">
            <w:r>
              <w:rPr>
                <w:noProof/>
              </w:rPr>
              <w:t>8</w:t>
            </w:r>
            <w:r>
              <w:rPr>
                <w:noProof/>
              </w:rPr>
              <w:fldChar w:fldCharType="end"/>
            </w:r>
          </w:ins>
        </w:p>
        <w:p w14:paraId="599EDAA8" w14:textId="77777777" w:rsidR="00250414" w:rsidRDefault="00250414">
          <w:pPr>
            <w:pStyle w:val="TOC2"/>
            <w:tabs>
              <w:tab w:val="left" w:pos="739"/>
              <w:tab w:val="right" w:leader="dot" w:pos="9350"/>
            </w:tabs>
            <w:rPr>
              <w:ins w:id="91" w:author="Matt Silverman" w:date="2010-11-21T22:22:00Z"/>
              <w:rFonts w:asciiTheme="minorHAnsi" w:hAnsiTheme="minorHAnsi"/>
              <w:noProof/>
              <w:sz w:val="24"/>
              <w:szCs w:val="24"/>
              <w:lang w:eastAsia="ja-JP" w:bidi="ar-SA"/>
            </w:rPr>
          </w:pPr>
          <w:ins w:id="92" w:author="Matt Silverman" w:date="2010-11-21T22:22:00Z">
            <w:r>
              <w:rPr>
                <w:noProof/>
              </w:rPr>
              <w:lastRenderedPageBreak/>
              <w:t>3.1</w:t>
            </w:r>
            <w:r>
              <w:rPr>
                <w:rFonts w:asciiTheme="minorHAnsi" w:hAnsiTheme="minorHAnsi"/>
                <w:noProof/>
                <w:sz w:val="24"/>
                <w:szCs w:val="24"/>
                <w:lang w:eastAsia="ja-JP" w:bidi="ar-SA"/>
              </w:rPr>
              <w:tab/>
            </w:r>
            <w:r>
              <w:rPr>
                <w:noProof/>
              </w:rPr>
              <w:t>Design Goals</w:t>
            </w:r>
            <w:r>
              <w:rPr>
                <w:noProof/>
              </w:rPr>
              <w:tab/>
            </w:r>
            <w:r>
              <w:rPr>
                <w:noProof/>
              </w:rPr>
              <w:fldChar w:fldCharType="begin"/>
            </w:r>
            <w:r>
              <w:rPr>
                <w:noProof/>
              </w:rPr>
              <w:instrText xml:space="preserve"> PAGEREF _Toc151997528 \h </w:instrText>
            </w:r>
            <w:r>
              <w:rPr>
                <w:noProof/>
              </w:rPr>
            </w:r>
          </w:ins>
          <w:r>
            <w:rPr>
              <w:noProof/>
            </w:rPr>
            <w:fldChar w:fldCharType="separate"/>
          </w:r>
          <w:ins w:id="93" w:author="Matt Silverman" w:date="2010-11-21T22:22:00Z">
            <w:r>
              <w:rPr>
                <w:noProof/>
              </w:rPr>
              <w:t>8</w:t>
            </w:r>
            <w:r>
              <w:rPr>
                <w:noProof/>
              </w:rPr>
              <w:fldChar w:fldCharType="end"/>
            </w:r>
          </w:ins>
        </w:p>
        <w:p w14:paraId="3E37551E" w14:textId="77777777" w:rsidR="00250414" w:rsidRDefault="00250414">
          <w:pPr>
            <w:pStyle w:val="TOC2"/>
            <w:tabs>
              <w:tab w:val="left" w:pos="739"/>
              <w:tab w:val="right" w:leader="dot" w:pos="9350"/>
            </w:tabs>
            <w:rPr>
              <w:ins w:id="94" w:author="Matt Silverman" w:date="2010-11-21T22:22:00Z"/>
              <w:rFonts w:asciiTheme="minorHAnsi" w:hAnsiTheme="minorHAnsi"/>
              <w:noProof/>
              <w:sz w:val="24"/>
              <w:szCs w:val="24"/>
              <w:lang w:eastAsia="ja-JP" w:bidi="ar-SA"/>
            </w:rPr>
          </w:pPr>
          <w:ins w:id="95" w:author="Matt Silverman" w:date="2010-11-21T22:22:00Z">
            <w:r>
              <w:rPr>
                <w:noProof/>
              </w:rPr>
              <w:t>3.2</w:t>
            </w:r>
            <w:r>
              <w:rPr>
                <w:rFonts w:asciiTheme="minorHAnsi" w:hAnsiTheme="minorHAnsi"/>
                <w:noProof/>
                <w:sz w:val="24"/>
                <w:szCs w:val="24"/>
                <w:lang w:eastAsia="ja-JP" w:bidi="ar-SA"/>
              </w:rPr>
              <w:tab/>
            </w:r>
            <w:r>
              <w:rPr>
                <w:noProof/>
              </w:rPr>
              <w:t>Architecture</w:t>
            </w:r>
            <w:r>
              <w:rPr>
                <w:noProof/>
              </w:rPr>
              <w:tab/>
            </w:r>
            <w:r>
              <w:rPr>
                <w:noProof/>
              </w:rPr>
              <w:fldChar w:fldCharType="begin"/>
            </w:r>
            <w:r>
              <w:rPr>
                <w:noProof/>
              </w:rPr>
              <w:instrText xml:space="preserve"> PAGEREF _Toc151997529 \h </w:instrText>
            </w:r>
            <w:r>
              <w:rPr>
                <w:noProof/>
              </w:rPr>
            </w:r>
          </w:ins>
          <w:r>
            <w:rPr>
              <w:noProof/>
            </w:rPr>
            <w:fldChar w:fldCharType="separate"/>
          </w:r>
          <w:ins w:id="96" w:author="Matt Silverman" w:date="2010-11-21T22:22:00Z">
            <w:r>
              <w:rPr>
                <w:noProof/>
              </w:rPr>
              <w:t>8</w:t>
            </w:r>
            <w:r>
              <w:rPr>
                <w:noProof/>
              </w:rPr>
              <w:fldChar w:fldCharType="end"/>
            </w:r>
          </w:ins>
        </w:p>
        <w:p w14:paraId="6BC943ED" w14:textId="77777777" w:rsidR="00250414" w:rsidRDefault="00250414">
          <w:pPr>
            <w:pStyle w:val="TOC3"/>
            <w:tabs>
              <w:tab w:val="left" w:pos="1126"/>
              <w:tab w:val="right" w:leader="dot" w:pos="9350"/>
            </w:tabs>
            <w:rPr>
              <w:ins w:id="97" w:author="Matt Silverman" w:date="2010-11-21T22:22:00Z"/>
              <w:rFonts w:asciiTheme="minorHAnsi" w:hAnsiTheme="minorHAnsi"/>
              <w:noProof/>
              <w:sz w:val="24"/>
              <w:szCs w:val="24"/>
              <w:lang w:eastAsia="ja-JP" w:bidi="ar-SA"/>
            </w:rPr>
          </w:pPr>
          <w:ins w:id="98" w:author="Matt Silverman" w:date="2010-11-21T22:22:00Z">
            <w:r>
              <w:rPr>
                <w:noProof/>
              </w:rPr>
              <w:t>3.2.1</w:t>
            </w:r>
            <w:r>
              <w:rPr>
                <w:rFonts w:asciiTheme="minorHAnsi" w:hAnsiTheme="minorHAnsi"/>
                <w:noProof/>
                <w:sz w:val="24"/>
                <w:szCs w:val="24"/>
                <w:lang w:eastAsia="ja-JP" w:bidi="ar-SA"/>
              </w:rPr>
              <w:tab/>
            </w:r>
            <w:r>
              <w:rPr>
                <w:noProof/>
              </w:rPr>
              <w:t>Type of System</w:t>
            </w:r>
            <w:r>
              <w:rPr>
                <w:noProof/>
              </w:rPr>
              <w:tab/>
            </w:r>
            <w:r>
              <w:rPr>
                <w:noProof/>
              </w:rPr>
              <w:fldChar w:fldCharType="begin"/>
            </w:r>
            <w:r>
              <w:rPr>
                <w:noProof/>
              </w:rPr>
              <w:instrText xml:space="preserve"> PAGEREF _Toc151997530 \h </w:instrText>
            </w:r>
            <w:r>
              <w:rPr>
                <w:noProof/>
              </w:rPr>
            </w:r>
          </w:ins>
          <w:r>
            <w:rPr>
              <w:noProof/>
            </w:rPr>
            <w:fldChar w:fldCharType="separate"/>
          </w:r>
          <w:ins w:id="99" w:author="Matt Silverman" w:date="2010-11-21T22:22:00Z">
            <w:r>
              <w:rPr>
                <w:noProof/>
              </w:rPr>
              <w:t>9</w:t>
            </w:r>
            <w:r>
              <w:rPr>
                <w:noProof/>
              </w:rPr>
              <w:fldChar w:fldCharType="end"/>
            </w:r>
          </w:ins>
        </w:p>
        <w:p w14:paraId="233FC7BF" w14:textId="77777777" w:rsidR="00250414" w:rsidRDefault="00250414">
          <w:pPr>
            <w:pStyle w:val="TOC3"/>
            <w:tabs>
              <w:tab w:val="left" w:pos="1126"/>
              <w:tab w:val="right" w:leader="dot" w:pos="9350"/>
            </w:tabs>
            <w:rPr>
              <w:ins w:id="100" w:author="Matt Silverman" w:date="2010-11-21T22:22:00Z"/>
              <w:rFonts w:asciiTheme="minorHAnsi" w:hAnsiTheme="minorHAnsi"/>
              <w:noProof/>
              <w:sz w:val="24"/>
              <w:szCs w:val="24"/>
              <w:lang w:eastAsia="ja-JP" w:bidi="ar-SA"/>
            </w:rPr>
          </w:pPr>
          <w:ins w:id="101" w:author="Matt Silverman" w:date="2010-11-21T22:22:00Z">
            <w:r>
              <w:rPr>
                <w:noProof/>
              </w:rPr>
              <w:t>3.2.2</w:t>
            </w:r>
            <w:r>
              <w:rPr>
                <w:rFonts w:asciiTheme="minorHAnsi" w:hAnsiTheme="minorHAnsi"/>
                <w:noProof/>
                <w:sz w:val="24"/>
                <w:szCs w:val="24"/>
                <w:lang w:eastAsia="ja-JP" w:bidi="ar-SA"/>
              </w:rPr>
              <w:tab/>
            </w:r>
            <w:r>
              <w:rPr>
                <w:noProof/>
              </w:rPr>
              <w:t>Platform</w:t>
            </w:r>
            <w:r>
              <w:rPr>
                <w:noProof/>
              </w:rPr>
              <w:tab/>
            </w:r>
            <w:r>
              <w:rPr>
                <w:noProof/>
              </w:rPr>
              <w:fldChar w:fldCharType="begin"/>
            </w:r>
            <w:r>
              <w:rPr>
                <w:noProof/>
              </w:rPr>
              <w:instrText xml:space="preserve"> PAGEREF _Toc151997531 \h </w:instrText>
            </w:r>
            <w:r>
              <w:rPr>
                <w:noProof/>
              </w:rPr>
            </w:r>
          </w:ins>
          <w:r>
            <w:rPr>
              <w:noProof/>
            </w:rPr>
            <w:fldChar w:fldCharType="separate"/>
          </w:r>
          <w:ins w:id="102" w:author="Matt Silverman" w:date="2010-11-21T22:22:00Z">
            <w:r>
              <w:rPr>
                <w:noProof/>
              </w:rPr>
              <w:t>9</w:t>
            </w:r>
            <w:r>
              <w:rPr>
                <w:noProof/>
              </w:rPr>
              <w:fldChar w:fldCharType="end"/>
            </w:r>
          </w:ins>
        </w:p>
        <w:p w14:paraId="60DEAC8C" w14:textId="77777777" w:rsidR="00250414" w:rsidRDefault="00250414">
          <w:pPr>
            <w:pStyle w:val="TOC3"/>
            <w:tabs>
              <w:tab w:val="left" w:pos="1126"/>
              <w:tab w:val="right" w:leader="dot" w:pos="9350"/>
            </w:tabs>
            <w:rPr>
              <w:ins w:id="103" w:author="Matt Silverman" w:date="2010-11-21T22:22:00Z"/>
              <w:rFonts w:asciiTheme="minorHAnsi" w:hAnsiTheme="minorHAnsi"/>
              <w:noProof/>
              <w:sz w:val="24"/>
              <w:szCs w:val="24"/>
              <w:lang w:eastAsia="ja-JP" w:bidi="ar-SA"/>
            </w:rPr>
          </w:pPr>
          <w:ins w:id="104" w:author="Matt Silverman" w:date="2010-11-21T22:22:00Z">
            <w:r>
              <w:rPr>
                <w:noProof/>
              </w:rPr>
              <w:t>3.2.3</w:t>
            </w:r>
            <w:r>
              <w:rPr>
                <w:rFonts w:asciiTheme="minorHAnsi" w:hAnsiTheme="minorHAnsi"/>
                <w:noProof/>
                <w:sz w:val="24"/>
                <w:szCs w:val="24"/>
                <w:lang w:eastAsia="ja-JP" w:bidi="ar-SA"/>
              </w:rPr>
              <w:tab/>
            </w:r>
            <w:r>
              <w:rPr>
                <w:noProof/>
              </w:rPr>
              <w:t>Inputs and Outputs</w:t>
            </w:r>
            <w:r>
              <w:rPr>
                <w:noProof/>
              </w:rPr>
              <w:tab/>
            </w:r>
            <w:r>
              <w:rPr>
                <w:noProof/>
              </w:rPr>
              <w:fldChar w:fldCharType="begin"/>
            </w:r>
            <w:r>
              <w:rPr>
                <w:noProof/>
              </w:rPr>
              <w:instrText xml:space="preserve"> PAGEREF _Toc151997532 \h </w:instrText>
            </w:r>
            <w:r>
              <w:rPr>
                <w:noProof/>
              </w:rPr>
            </w:r>
          </w:ins>
          <w:r>
            <w:rPr>
              <w:noProof/>
            </w:rPr>
            <w:fldChar w:fldCharType="separate"/>
          </w:r>
          <w:ins w:id="105" w:author="Matt Silverman" w:date="2010-11-21T22:22:00Z">
            <w:r>
              <w:rPr>
                <w:noProof/>
              </w:rPr>
              <w:t>10</w:t>
            </w:r>
            <w:r>
              <w:rPr>
                <w:noProof/>
              </w:rPr>
              <w:fldChar w:fldCharType="end"/>
            </w:r>
          </w:ins>
        </w:p>
        <w:p w14:paraId="598E5F9C" w14:textId="77777777" w:rsidR="00250414" w:rsidRDefault="00250414">
          <w:pPr>
            <w:pStyle w:val="TOC3"/>
            <w:tabs>
              <w:tab w:val="left" w:pos="1126"/>
              <w:tab w:val="right" w:leader="dot" w:pos="9350"/>
            </w:tabs>
            <w:rPr>
              <w:ins w:id="106" w:author="Matt Silverman" w:date="2010-11-21T22:22:00Z"/>
              <w:rFonts w:asciiTheme="minorHAnsi" w:hAnsiTheme="minorHAnsi"/>
              <w:noProof/>
              <w:sz w:val="24"/>
              <w:szCs w:val="24"/>
              <w:lang w:eastAsia="ja-JP" w:bidi="ar-SA"/>
            </w:rPr>
          </w:pPr>
          <w:ins w:id="107" w:author="Matt Silverman" w:date="2010-11-21T22:22:00Z">
            <w:r>
              <w:rPr>
                <w:noProof/>
              </w:rPr>
              <w:t>3.2.4</w:t>
            </w:r>
            <w:r>
              <w:rPr>
                <w:rFonts w:asciiTheme="minorHAnsi" w:hAnsiTheme="minorHAnsi"/>
                <w:noProof/>
                <w:sz w:val="24"/>
                <w:szCs w:val="24"/>
                <w:lang w:eastAsia="ja-JP" w:bidi="ar-SA"/>
              </w:rPr>
              <w:tab/>
            </w:r>
            <w:r>
              <w:rPr>
                <w:noProof/>
              </w:rPr>
              <w:t>User Interface</w:t>
            </w:r>
            <w:r>
              <w:rPr>
                <w:noProof/>
              </w:rPr>
              <w:tab/>
            </w:r>
            <w:r>
              <w:rPr>
                <w:noProof/>
              </w:rPr>
              <w:fldChar w:fldCharType="begin"/>
            </w:r>
            <w:r>
              <w:rPr>
                <w:noProof/>
              </w:rPr>
              <w:instrText xml:space="preserve"> PAGEREF _Toc151997533 \h </w:instrText>
            </w:r>
            <w:r>
              <w:rPr>
                <w:noProof/>
              </w:rPr>
            </w:r>
          </w:ins>
          <w:r>
            <w:rPr>
              <w:noProof/>
            </w:rPr>
            <w:fldChar w:fldCharType="separate"/>
          </w:r>
          <w:ins w:id="108" w:author="Matt Silverman" w:date="2010-11-21T22:22:00Z">
            <w:r>
              <w:rPr>
                <w:noProof/>
              </w:rPr>
              <w:t>10</w:t>
            </w:r>
            <w:r>
              <w:rPr>
                <w:noProof/>
              </w:rPr>
              <w:fldChar w:fldCharType="end"/>
            </w:r>
          </w:ins>
        </w:p>
        <w:p w14:paraId="45F6BAF7" w14:textId="77777777" w:rsidR="00250414" w:rsidRDefault="00250414">
          <w:pPr>
            <w:pStyle w:val="TOC3"/>
            <w:tabs>
              <w:tab w:val="left" w:pos="1126"/>
              <w:tab w:val="right" w:leader="dot" w:pos="9350"/>
            </w:tabs>
            <w:rPr>
              <w:ins w:id="109" w:author="Matt Silverman" w:date="2010-11-21T22:22:00Z"/>
              <w:rFonts w:asciiTheme="minorHAnsi" w:hAnsiTheme="minorHAnsi"/>
              <w:noProof/>
              <w:sz w:val="24"/>
              <w:szCs w:val="24"/>
              <w:lang w:eastAsia="ja-JP" w:bidi="ar-SA"/>
            </w:rPr>
          </w:pPr>
          <w:ins w:id="110" w:author="Matt Silverman" w:date="2010-11-21T22:22:00Z">
            <w:r>
              <w:rPr>
                <w:noProof/>
              </w:rPr>
              <w:t>3.2.5</w:t>
            </w:r>
            <w:r>
              <w:rPr>
                <w:rFonts w:asciiTheme="minorHAnsi" w:hAnsiTheme="minorHAnsi"/>
                <w:noProof/>
                <w:sz w:val="24"/>
                <w:szCs w:val="24"/>
                <w:lang w:eastAsia="ja-JP" w:bidi="ar-SA"/>
              </w:rPr>
              <w:tab/>
            </w:r>
            <w:r>
              <w:rPr>
                <w:noProof/>
              </w:rPr>
              <w:t>Locality</w:t>
            </w:r>
            <w:r>
              <w:rPr>
                <w:noProof/>
              </w:rPr>
              <w:tab/>
            </w:r>
            <w:r>
              <w:rPr>
                <w:noProof/>
              </w:rPr>
              <w:fldChar w:fldCharType="begin"/>
            </w:r>
            <w:r>
              <w:rPr>
                <w:noProof/>
              </w:rPr>
              <w:instrText xml:space="preserve"> PAGEREF _Toc151997534 \h </w:instrText>
            </w:r>
            <w:r>
              <w:rPr>
                <w:noProof/>
              </w:rPr>
            </w:r>
          </w:ins>
          <w:r>
            <w:rPr>
              <w:noProof/>
            </w:rPr>
            <w:fldChar w:fldCharType="separate"/>
          </w:r>
          <w:ins w:id="111" w:author="Matt Silverman" w:date="2010-11-21T22:22:00Z">
            <w:r>
              <w:rPr>
                <w:noProof/>
              </w:rPr>
              <w:t>10</w:t>
            </w:r>
            <w:r>
              <w:rPr>
                <w:noProof/>
              </w:rPr>
              <w:fldChar w:fldCharType="end"/>
            </w:r>
          </w:ins>
        </w:p>
        <w:p w14:paraId="256F60A9" w14:textId="77777777" w:rsidR="00250414" w:rsidRDefault="00250414">
          <w:pPr>
            <w:pStyle w:val="TOC3"/>
            <w:tabs>
              <w:tab w:val="left" w:pos="1126"/>
              <w:tab w:val="right" w:leader="dot" w:pos="9350"/>
            </w:tabs>
            <w:rPr>
              <w:ins w:id="112" w:author="Matt Silverman" w:date="2010-11-21T22:22:00Z"/>
              <w:rFonts w:asciiTheme="minorHAnsi" w:hAnsiTheme="minorHAnsi"/>
              <w:noProof/>
              <w:sz w:val="24"/>
              <w:szCs w:val="24"/>
              <w:lang w:eastAsia="ja-JP" w:bidi="ar-SA"/>
            </w:rPr>
          </w:pPr>
          <w:ins w:id="113" w:author="Matt Silverman" w:date="2010-11-21T22:22:00Z">
            <w:r>
              <w:rPr>
                <w:noProof/>
              </w:rPr>
              <w:t>3.2.6</w:t>
            </w:r>
            <w:r>
              <w:rPr>
                <w:rFonts w:asciiTheme="minorHAnsi" w:hAnsiTheme="minorHAnsi"/>
                <w:noProof/>
                <w:sz w:val="24"/>
                <w:szCs w:val="24"/>
                <w:lang w:eastAsia="ja-JP" w:bidi="ar-SA"/>
              </w:rPr>
              <w:tab/>
            </w:r>
            <w:r>
              <w:rPr>
                <w:noProof/>
              </w:rPr>
              <w:t>Instances</w:t>
            </w:r>
            <w:r>
              <w:rPr>
                <w:noProof/>
              </w:rPr>
              <w:tab/>
            </w:r>
            <w:r>
              <w:rPr>
                <w:noProof/>
              </w:rPr>
              <w:fldChar w:fldCharType="begin"/>
            </w:r>
            <w:r>
              <w:rPr>
                <w:noProof/>
              </w:rPr>
              <w:instrText xml:space="preserve"> PAGEREF _Toc151997535 \h </w:instrText>
            </w:r>
            <w:r>
              <w:rPr>
                <w:noProof/>
              </w:rPr>
            </w:r>
          </w:ins>
          <w:r>
            <w:rPr>
              <w:noProof/>
            </w:rPr>
            <w:fldChar w:fldCharType="separate"/>
          </w:r>
          <w:ins w:id="114" w:author="Matt Silverman" w:date="2010-11-21T22:22:00Z">
            <w:r>
              <w:rPr>
                <w:noProof/>
              </w:rPr>
              <w:t>10</w:t>
            </w:r>
            <w:r>
              <w:rPr>
                <w:noProof/>
              </w:rPr>
              <w:fldChar w:fldCharType="end"/>
            </w:r>
          </w:ins>
        </w:p>
        <w:p w14:paraId="3CDBFF73" w14:textId="77777777" w:rsidR="00250414" w:rsidRDefault="00250414">
          <w:pPr>
            <w:pStyle w:val="TOC2"/>
            <w:tabs>
              <w:tab w:val="left" w:pos="739"/>
              <w:tab w:val="right" w:leader="dot" w:pos="9350"/>
            </w:tabs>
            <w:rPr>
              <w:ins w:id="115" w:author="Matt Silverman" w:date="2010-11-21T22:22:00Z"/>
              <w:rFonts w:asciiTheme="minorHAnsi" w:hAnsiTheme="minorHAnsi"/>
              <w:noProof/>
              <w:sz w:val="24"/>
              <w:szCs w:val="24"/>
              <w:lang w:eastAsia="ja-JP" w:bidi="ar-SA"/>
            </w:rPr>
          </w:pPr>
          <w:ins w:id="116" w:author="Matt Silverman" w:date="2010-11-21T22:22:00Z">
            <w:r>
              <w:rPr>
                <w:noProof/>
              </w:rPr>
              <w:t>3.3</w:t>
            </w:r>
            <w:r>
              <w:rPr>
                <w:rFonts w:asciiTheme="minorHAnsi" w:hAnsiTheme="minorHAnsi"/>
                <w:noProof/>
                <w:sz w:val="24"/>
                <w:szCs w:val="24"/>
                <w:lang w:eastAsia="ja-JP" w:bidi="ar-SA"/>
              </w:rPr>
              <w:tab/>
            </w:r>
            <w:r>
              <w:rPr>
                <w:noProof/>
              </w:rPr>
              <w:t>Data</w:t>
            </w:r>
            <w:r>
              <w:rPr>
                <w:noProof/>
              </w:rPr>
              <w:tab/>
            </w:r>
            <w:r>
              <w:rPr>
                <w:noProof/>
              </w:rPr>
              <w:fldChar w:fldCharType="begin"/>
            </w:r>
            <w:r>
              <w:rPr>
                <w:noProof/>
              </w:rPr>
              <w:instrText xml:space="preserve"> PAGEREF _Toc151997536 \h </w:instrText>
            </w:r>
            <w:r>
              <w:rPr>
                <w:noProof/>
              </w:rPr>
            </w:r>
          </w:ins>
          <w:r>
            <w:rPr>
              <w:noProof/>
            </w:rPr>
            <w:fldChar w:fldCharType="separate"/>
          </w:r>
          <w:ins w:id="117" w:author="Matt Silverman" w:date="2010-11-21T22:22:00Z">
            <w:r>
              <w:rPr>
                <w:noProof/>
              </w:rPr>
              <w:t>10</w:t>
            </w:r>
            <w:r>
              <w:rPr>
                <w:noProof/>
              </w:rPr>
              <w:fldChar w:fldCharType="end"/>
            </w:r>
          </w:ins>
        </w:p>
        <w:p w14:paraId="5EE3A043" w14:textId="77777777" w:rsidR="00250414" w:rsidRDefault="00250414">
          <w:pPr>
            <w:pStyle w:val="TOC2"/>
            <w:tabs>
              <w:tab w:val="left" w:pos="739"/>
              <w:tab w:val="right" w:leader="dot" w:pos="9350"/>
            </w:tabs>
            <w:rPr>
              <w:ins w:id="118" w:author="Matt Silverman" w:date="2010-11-21T22:22:00Z"/>
              <w:rFonts w:asciiTheme="minorHAnsi" w:hAnsiTheme="minorHAnsi"/>
              <w:noProof/>
              <w:sz w:val="24"/>
              <w:szCs w:val="24"/>
              <w:lang w:eastAsia="ja-JP" w:bidi="ar-SA"/>
            </w:rPr>
          </w:pPr>
          <w:ins w:id="119" w:author="Matt Silverman" w:date="2010-11-21T22:22:00Z">
            <w:r>
              <w:rPr>
                <w:noProof/>
              </w:rPr>
              <w:t>3.4</w:t>
            </w:r>
            <w:r>
              <w:rPr>
                <w:rFonts w:asciiTheme="minorHAnsi" w:hAnsiTheme="minorHAnsi"/>
                <w:noProof/>
                <w:sz w:val="24"/>
                <w:szCs w:val="24"/>
                <w:lang w:eastAsia="ja-JP" w:bidi="ar-SA"/>
              </w:rPr>
              <w:tab/>
            </w:r>
            <w:r>
              <w:rPr>
                <w:noProof/>
              </w:rPr>
              <w:t>Communication</w:t>
            </w:r>
            <w:r>
              <w:rPr>
                <w:noProof/>
              </w:rPr>
              <w:tab/>
            </w:r>
            <w:r>
              <w:rPr>
                <w:noProof/>
              </w:rPr>
              <w:fldChar w:fldCharType="begin"/>
            </w:r>
            <w:r>
              <w:rPr>
                <w:noProof/>
              </w:rPr>
              <w:instrText xml:space="preserve"> PAGEREF _Toc151997537 \h </w:instrText>
            </w:r>
            <w:r>
              <w:rPr>
                <w:noProof/>
              </w:rPr>
            </w:r>
          </w:ins>
          <w:r>
            <w:rPr>
              <w:noProof/>
            </w:rPr>
            <w:fldChar w:fldCharType="separate"/>
          </w:r>
          <w:ins w:id="120" w:author="Matt Silverman" w:date="2010-11-21T22:22:00Z">
            <w:r>
              <w:rPr>
                <w:noProof/>
              </w:rPr>
              <w:t>11</w:t>
            </w:r>
            <w:r>
              <w:rPr>
                <w:noProof/>
              </w:rPr>
              <w:fldChar w:fldCharType="end"/>
            </w:r>
          </w:ins>
        </w:p>
        <w:p w14:paraId="5D88211A" w14:textId="77777777" w:rsidR="00250414" w:rsidRDefault="00250414">
          <w:pPr>
            <w:pStyle w:val="TOC2"/>
            <w:tabs>
              <w:tab w:val="left" w:pos="739"/>
              <w:tab w:val="right" w:leader="dot" w:pos="9350"/>
            </w:tabs>
            <w:rPr>
              <w:ins w:id="121" w:author="Matt Silverman" w:date="2010-11-21T22:22:00Z"/>
              <w:rFonts w:asciiTheme="minorHAnsi" w:hAnsiTheme="minorHAnsi"/>
              <w:noProof/>
              <w:sz w:val="24"/>
              <w:szCs w:val="24"/>
              <w:lang w:eastAsia="ja-JP" w:bidi="ar-SA"/>
            </w:rPr>
          </w:pPr>
          <w:ins w:id="122" w:author="Matt Silverman" w:date="2010-11-21T22:22:00Z">
            <w:r>
              <w:rPr>
                <w:noProof/>
              </w:rPr>
              <w:t>3.5</w:t>
            </w:r>
            <w:r>
              <w:rPr>
                <w:rFonts w:asciiTheme="minorHAnsi" w:hAnsiTheme="minorHAnsi"/>
                <w:noProof/>
                <w:sz w:val="24"/>
                <w:szCs w:val="24"/>
                <w:lang w:eastAsia="ja-JP" w:bidi="ar-SA"/>
              </w:rPr>
              <w:tab/>
            </w:r>
            <w:r>
              <w:rPr>
                <w:noProof/>
              </w:rPr>
              <w:t>Code</w:t>
            </w:r>
            <w:r>
              <w:rPr>
                <w:noProof/>
              </w:rPr>
              <w:tab/>
            </w:r>
            <w:r>
              <w:rPr>
                <w:noProof/>
              </w:rPr>
              <w:fldChar w:fldCharType="begin"/>
            </w:r>
            <w:r>
              <w:rPr>
                <w:noProof/>
              </w:rPr>
              <w:instrText xml:space="preserve"> PAGEREF _Toc151997538 \h </w:instrText>
            </w:r>
            <w:r>
              <w:rPr>
                <w:noProof/>
              </w:rPr>
            </w:r>
          </w:ins>
          <w:r>
            <w:rPr>
              <w:noProof/>
            </w:rPr>
            <w:fldChar w:fldCharType="separate"/>
          </w:r>
          <w:ins w:id="123" w:author="Matt Silverman" w:date="2010-11-21T22:22:00Z">
            <w:r>
              <w:rPr>
                <w:noProof/>
              </w:rPr>
              <w:t>11</w:t>
            </w:r>
            <w:r>
              <w:rPr>
                <w:noProof/>
              </w:rPr>
              <w:fldChar w:fldCharType="end"/>
            </w:r>
          </w:ins>
        </w:p>
        <w:p w14:paraId="4A6AB876" w14:textId="77777777" w:rsidR="00250414" w:rsidRDefault="00250414">
          <w:pPr>
            <w:pStyle w:val="TOC3"/>
            <w:tabs>
              <w:tab w:val="left" w:pos="1126"/>
              <w:tab w:val="right" w:leader="dot" w:pos="9350"/>
            </w:tabs>
            <w:rPr>
              <w:ins w:id="124" w:author="Matt Silverman" w:date="2010-11-21T22:22:00Z"/>
              <w:rFonts w:asciiTheme="minorHAnsi" w:hAnsiTheme="minorHAnsi"/>
              <w:noProof/>
              <w:sz w:val="24"/>
              <w:szCs w:val="24"/>
              <w:lang w:eastAsia="ja-JP" w:bidi="ar-SA"/>
            </w:rPr>
          </w:pPr>
          <w:ins w:id="125" w:author="Matt Silverman" w:date="2010-11-21T22:22:00Z">
            <w:r>
              <w:rPr>
                <w:noProof/>
              </w:rPr>
              <w:t>3.5.1</w:t>
            </w:r>
            <w:r>
              <w:rPr>
                <w:rFonts w:asciiTheme="minorHAnsi" w:hAnsiTheme="minorHAnsi"/>
                <w:noProof/>
                <w:sz w:val="24"/>
                <w:szCs w:val="24"/>
                <w:lang w:eastAsia="ja-JP" w:bidi="ar-SA"/>
              </w:rPr>
              <w:tab/>
            </w:r>
            <w:r>
              <w:rPr>
                <w:noProof/>
              </w:rPr>
              <w:t>Introduction</w:t>
            </w:r>
            <w:r>
              <w:rPr>
                <w:noProof/>
              </w:rPr>
              <w:tab/>
            </w:r>
            <w:r>
              <w:rPr>
                <w:noProof/>
              </w:rPr>
              <w:fldChar w:fldCharType="begin"/>
            </w:r>
            <w:r>
              <w:rPr>
                <w:noProof/>
              </w:rPr>
              <w:instrText xml:space="preserve"> PAGEREF _Toc151997539 \h </w:instrText>
            </w:r>
            <w:r>
              <w:rPr>
                <w:noProof/>
              </w:rPr>
            </w:r>
          </w:ins>
          <w:r>
            <w:rPr>
              <w:noProof/>
            </w:rPr>
            <w:fldChar w:fldCharType="separate"/>
          </w:r>
          <w:ins w:id="126" w:author="Matt Silverman" w:date="2010-11-21T22:22:00Z">
            <w:r>
              <w:rPr>
                <w:noProof/>
              </w:rPr>
              <w:t>11</w:t>
            </w:r>
            <w:r>
              <w:rPr>
                <w:noProof/>
              </w:rPr>
              <w:fldChar w:fldCharType="end"/>
            </w:r>
          </w:ins>
        </w:p>
        <w:p w14:paraId="7B3374C9" w14:textId="77777777" w:rsidR="00250414" w:rsidRDefault="00250414">
          <w:pPr>
            <w:pStyle w:val="TOC3"/>
            <w:tabs>
              <w:tab w:val="left" w:pos="1126"/>
              <w:tab w:val="right" w:leader="dot" w:pos="9350"/>
            </w:tabs>
            <w:rPr>
              <w:ins w:id="127" w:author="Matt Silverman" w:date="2010-11-21T22:22:00Z"/>
              <w:rFonts w:asciiTheme="minorHAnsi" w:hAnsiTheme="minorHAnsi"/>
              <w:noProof/>
              <w:sz w:val="24"/>
              <w:szCs w:val="24"/>
              <w:lang w:eastAsia="ja-JP" w:bidi="ar-SA"/>
            </w:rPr>
          </w:pPr>
          <w:ins w:id="128" w:author="Matt Silverman" w:date="2010-11-21T22:22:00Z">
            <w:r>
              <w:rPr>
                <w:noProof/>
              </w:rPr>
              <w:t>3.5.2</w:t>
            </w:r>
            <w:r>
              <w:rPr>
                <w:rFonts w:asciiTheme="minorHAnsi" w:hAnsiTheme="minorHAnsi"/>
                <w:noProof/>
                <w:sz w:val="24"/>
                <w:szCs w:val="24"/>
                <w:lang w:eastAsia="ja-JP" w:bidi="ar-SA"/>
              </w:rPr>
              <w:tab/>
            </w:r>
            <w:r>
              <w:rPr>
                <w:noProof/>
              </w:rPr>
              <w:t>Modules</w:t>
            </w:r>
            <w:r>
              <w:rPr>
                <w:noProof/>
              </w:rPr>
              <w:tab/>
            </w:r>
            <w:r>
              <w:rPr>
                <w:noProof/>
              </w:rPr>
              <w:fldChar w:fldCharType="begin"/>
            </w:r>
            <w:r>
              <w:rPr>
                <w:noProof/>
              </w:rPr>
              <w:instrText xml:space="preserve"> PAGEREF _Toc151997540 \h </w:instrText>
            </w:r>
            <w:r>
              <w:rPr>
                <w:noProof/>
              </w:rPr>
            </w:r>
          </w:ins>
          <w:r>
            <w:rPr>
              <w:noProof/>
            </w:rPr>
            <w:fldChar w:fldCharType="separate"/>
          </w:r>
          <w:ins w:id="129" w:author="Matt Silverman" w:date="2010-11-21T22:22:00Z">
            <w:r>
              <w:rPr>
                <w:noProof/>
              </w:rPr>
              <w:t>12</w:t>
            </w:r>
            <w:r>
              <w:rPr>
                <w:noProof/>
              </w:rPr>
              <w:fldChar w:fldCharType="end"/>
            </w:r>
          </w:ins>
        </w:p>
        <w:p w14:paraId="00142EC5" w14:textId="77777777" w:rsidR="00250414" w:rsidRDefault="00250414">
          <w:pPr>
            <w:pStyle w:val="TOC3"/>
            <w:tabs>
              <w:tab w:val="left" w:pos="1126"/>
              <w:tab w:val="right" w:leader="dot" w:pos="9350"/>
            </w:tabs>
            <w:rPr>
              <w:ins w:id="130" w:author="Matt Silverman" w:date="2010-11-21T22:22:00Z"/>
              <w:rFonts w:asciiTheme="minorHAnsi" w:hAnsiTheme="minorHAnsi"/>
              <w:noProof/>
              <w:sz w:val="24"/>
              <w:szCs w:val="24"/>
              <w:lang w:eastAsia="ja-JP" w:bidi="ar-SA"/>
            </w:rPr>
          </w:pPr>
          <w:ins w:id="131" w:author="Matt Silverman" w:date="2010-11-21T22:22:00Z">
            <w:r>
              <w:rPr>
                <w:noProof/>
              </w:rPr>
              <w:t>3.5.3</w:t>
            </w:r>
            <w:r>
              <w:rPr>
                <w:rFonts w:asciiTheme="minorHAnsi" w:hAnsiTheme="minorHAnsi"/>
                <w:noProof/>
                <w:sz w:val="24"/>
                <w:szCs w:val="24"/>
                <w:lang w:eastAsia="ja-JP" w:bidi="ar-SA"/>
              </w:rPr>
              <w:tab/>
            </w:r>
            <w:r>
              <w:rPr>
                <w:noProof/>
              </w:rPr>
              <w:t>Results View</w:t>
            </w:r>
            <w:r>
              <w:rPr>
                <w:noProof/>
              </w:rPr>
              <w:tab/>
            </w:r>
            <w:r>
              <w:rPr>
                <w:noProof/>
              </w:rPr>
              <w:fldChar w:fldCharType="begin"/>
            </w:r>
            <w:r>
              <w:rPr>
                <w:noProof/>
              </w:rPr>
              <w:instrText xml:space="preserve"> PAGEREF _Toc151997541 \h </w:instrText>
            </w:r>
            <w:r>
              <w:rPr>
                <w:noProof/>
              </w:rPr>
            </w:r>
          </w:ins>
          <w:r>
            <w:rPr>
              <w:noProof/>
            </w:rPr>
            <w:fldChar w:fldCharType="separate"/>
          </w:r>
          <w:ins w:id="132" w:author="Matt Silverman" w:date="2010-11-21T22:22:00Z">
            <w:r>
              <w:rPr>
                <w:noProof/>
              </w:rPr>
              <w:t>13</w:t>
            </w:r>
            <w:r>
              <w:rPr>
                <w:noProof/>
              </w:rPr>
              <w:fldChar w:fldCharType="end"/>
            </w:r>
          </w:ins>
        </w:p>
        <w:p w14:paraId="2152F6D6" w14:textId="77777777" w:rsidR="00250414" w:rsidRDefault="00250414">
          <w:pPr>
            <w:pStyle w:val="TOC3"/>
            <w:tabs>
              <w:tab w:val="left" w:pos="1126"/>
              <w:tab w:val="right" w:leader="dot" w:pos="9350"/>
            </w:tabs>
            <w:rPr>
              <w:ins w:id="133" w:author="Matt Silverman" w:date="2010-11-21T22:22:00Z"/>
              <w:rFonts w:asciiTheme="minorHAnsi" w:hAnsiTheme="minorHAnsi"/>
              <w:noProof/>
              <w:sz w:val="24"/>
              <w:szCs w:val="24"/>
              <w:lang w:eastAsia="ja-JP" w:bidi="ar-SA"/>
            </w:rPr>
          </w:pPr>
          <w:ins w:id="134" w:author="Matt Silverman" w:date="2010-11-21T22:22:00Z">
            <w:r>
              <w:rPr>
                <w:noProof/>
              </w:rPr>
              <w:t>3.5.4</w:t>
            </w:r>
            <w:r>
              <w:rPr>
                <w:rFonts w:asciiTheme="minorHAnsi" w:hAnsiTheme="minorHAnsi"/>
                <w:noProof/>
                <w:sz w:val="24"/>
                <w:szCs w:val="24"/>
                <w:lang w:eastAsia="ja-JP" w:bidi="ar-SA"/>
              </w:rPr>
              <w:tab/>
            </w:r>
            <w:r>
              <w:rPr>
                <w:noProof/>
              </w:rPr>
              <w:t>Interfaces</w:t>
            </w:r>
            <w:r>
              <w:rPr>
                <w:noProof/>
              </w:rPr>
              <w:tab/>
            </w:r>
            <w:r>
              <w:rPr>
                <w:noProof/>
              </w:rPr>
              <w:fldChar w:fldCharType="begin"/>
            </w:r>
            <w:r>
              <w:rPr>
                <w:noProof/>
              </w:rPr>
              <w:instrText xml:space="preserve"> PAGEREF _Toc151997542 \h </w:instrText>
            </w:r>
            <w:r>
              <w:rPr>
                <w:noProof/>
              </w:rPr>
            </w:r>
          </w:ins>
          <w:r>
            <w:rPr>
              <w:noProof/>
            </w:rPr>
            <w:fldChar w:fldCharType="separate"/>
          </w:r>
          <w:ins w:id="135" w:author="Matt Silverman" w:date="2010-11-21T22:22:00Z">
            <w:r>
              <w:rPr>
                <w:noProof/>
              </w:rPr>
              <w:t>13</w:t>
            </w:r>
            <w:r>
              <w:rPr>
                <w:noProof/>
              </w:rPr>
              <w:fldChar w:fldCharType="end"/>
            </w:r>
          </w:ins>
        </w:p>
        <w:p w14:paraId="06D43D39" w14:textId="77777777" w:rsidR="00250414" w:rsidRDefault="00250414">
          <w:pPr>
            <w:pStyle w:val="TOC3"/>
            <w:tabs>
              <w:tab w:val="left" w:pos="1126"/>
              <w:tab w:val="right" w:leader="dot" w:pos="9350"/>
            </w:tabs>
            <w:rPr>
              <w:ins w:id="136" w:author="Matt Silverman" w:date="2010-11-21T22:22:00Z"/>
              <w:rFonts w:asciiTheme="minorHAnsi" w:hAnsiTheme="minorHAnsi"/>
              <w:noProof/>
              <w:sz w:val="24"/>
              <w:szCs w:val="24"/>
              <w:lang w:eastAsia="ja-JP" w:bidi="ar-SA"/>
            </w:rPr>
          </w:pPr>
          <w:ins w:id="137" w:author="Matt Silverman" w:date="2010-11-21T22:22:00Z">
            <w:r>
              <w:rPr>
                <w:noProof/>
              </w:rPr>
              <w:t>3.5.5</w:t>
            </w:r>
            <w:r>
              <w:rPr>
                <w:rFonts w:asciiTheme="minorHAnsi" w:hAnsiTheme="minorHAnsi"/>
                <w:noProof/>
                <w:sz w:val="24"/>
                <w:szCs w:val="24"/>
                <w:lang w:eastAsia="ja-JP" w:bidi="ar-SA"/>
              </w:rPr>
              <w:tab/>
            </w:r>
            <w:r>
              <w:rPr>
                <w:noProof/>
              </w:rPr>
              <w:t>Installation</w:t>
            </w:r>
            <w:r>
              <w:rPr>
                <w:noProof/>
              </w:rPr>
              <w:tab/>
            </w:r>
            <w:r>
              <w:rPr>
                <w:noProof/>
              </w:rPr>
              <w:fldChar w:fldCharType="begin"/>
            </w:r>
            <w:r>
              <w:rPr>
                <w:noProof/>
              </w:rPr>
              <w:instrText xml:space="preserve"> PAGEREF _Toc151997543 \h </w:instrText>
            </w:r>
            <w:r>
              <w:rPr>
                <w:noProof/>
              </w:rPr>
            </w:r>
          </w:ins>
          <w:r>
            <w:rPr>
              <w:noProof/>
            </w:rPr>
            <w:fldChar w:fldCharType="separate"/>
          </w:r>
          <w:ins w:id="138" w:author="Matt Silverman" w:date="2010-11-21T22:22:00Z">
            <w:r>
              <w:rPr>
                <w:noProof/>
              </w:rPr>
              <w:t>13</w:t>
            </w:r>
            <w:r>
              <w:rPr>
                <w:noProof/>
              </w:rPr>
              <w:fldChar w:fldCharType="end"/>
            </w:r>
          </w:ins>
        </w:p>
        <w:p w14:paraId="173D6DC7" w14:textId="77777777" w:rsidR="00250414" w:rsidRDefault="00250414">
          <w:pPr>
            <w:pStyle w:val="TOC3"/>
            <w:tabs>
              <w:tab w:val="left" w:pos="1126"/>
              <w:tab w:val="right" w:leader="dot" w:pos="9350"/>
            </w:tabs>
            <w:rPr>
              <w:ins w:id="139" w:author="Matt Silverman" w:date="2010-11-21T22:22:00Z"/>
              <w:rFonts w:asciiTheme="minorHAnsi" w:hAnsiTheme="minorHAnsi"/>
              <w:noProof/>
              <w:sz w:val="24"/>
              <w:szCs w:val="24"/>
              <w:lang w:eastAsia="ja-JP" w:bidi="ar-SA"/>
            </w:rPr>
          </w:pPr>
          <w:ins w:id="140" w:author="Matt Silverman" w:date="2010-11-21T22:22:00Z">
            <w:r>
              <w:rPr>
                <w:noProof/>
              </w:rPr>
              <w:t>3.5.6</w:t>
            </w:r>
            <w:r>
              <w:rPr>
                <w:rFonts w:asciiTheme="minorHAnsi" w:hAnsiTheme="minorHAnsi"/>
                <w:noProof/>
                <w:sz w:val="24"/>
                <w:szCs w:val="24"/>
                <w:lang w:eastAsia="ja-JP" w:bidi="ar-SA"/>
              </w:rPr>
              <w:tab/>
            </w:r>
            <w:r>
              <w:rPr>
                <w:noProof/>
              </w:rPr>
              <w:t>Upgrades</w:t>
            </w:r>
            <w:r>
              <w:rPr>
                <w:noProof/>
              </w:rPr>
              <w:tab/>
            </w:r>
            <w:r>
              <w:rPr>
                <w:noProof/>
              </w:rPr>
              <w:fldChar w:fldCharType="begin"/>
            </w:r>
            <w:r>
              <w:rPr>
                <w:noProof/>
              </w:rPr>
              <w:instrText xml:space="preserve"> PAGEREF _Toc151997544 \h </w:instrText>
            </w:r>
            <w:r>
              <w:rPr>
                <w:noProof/>
              </w:rPr>
            </w:r>
          </w:ins>
          <w:r>
            <w:rPr>
              <w:noProof/>
            </w:rPr>
            <w:fldChar w:fldCharType="separate"/>
          </w:r>
          <w:ins w:id="141" w:author="Matt Silverman" w:date="2010-11-21T22:22:00Z">
            <w:r>
              <w:rPr>
                <w:noProof/>
              </w:rPr>
              <w:t>13</w:t>
            </w:r>
            <w:r>
              <w:rPr>
                <w:noProof/>
              </w:rPr>
              <w:fldChar w:fldCharType="end"/>
            </w:r>
          </w:ins>
        </w:p>
        <w:p w14:paraId="2AA93C5E" w14:textId="77777777" w:rsidR="00250414" w:rsidRDefault="00250414">
          <w:pPr>
            <w:pStyle w:val="TOC3"/>
            <w:tabs>
              <w:tab w:val="left" w:pos="1126"/>
              <w:tab w:val="right" w:leader="dot" w:pos="9350"/>
            </w:tabs>
            <w:rPr>
              <w:ins w:id="142" w:author="Matt Silverman" w:date="2010-11-21T22:22:00Z"/>
              <w:rFonts w:asciiTheme="minorHAnsi" w:hAnsiTheme="minorHAnsi"/>
              <w:noProof/>
              <w:sz w:val="24"/>
              <w:szCs w:val="24"/>
              <w:lang w:eastAsia="ja-JP" w:bidi="ar-SA"/>
            </w:rPr>
          </w:pPr>
          <w:ins w:id="143" w:author="Matt Silverman" w:date="2010-11-21T22:22:00Z">
            <w:r>
              <w:rPr>
                <w:noProof/>
              </w:rPr>
              <w:t>3.5.7</w:t>
            </w:r>
            <w:r>
              <w:rPr>
                <w:rFonts w:asciiTheme="minorHAnsi" w:hAnsiTheme="minorHAnsi"/>
                <w:noProof/>
                <w:sz w:val="24"/>
                <w:szCs w:val="24"/>
                <w:lang w:eastAsia="ja-JP" w:bidi="ar-SA"/>
              </w:rPr>
              <w:tab/>
            </w:r>
            <w:r>
              <w:rPr>
                <w:noProof/>
              </w:rPr>
              <w:t>Uninstall</w:t>
            </w:r>
            <w:r>
              <w:rPr>
                <w:noProof/>
              </w:rPr>
              <w:tab/>
            </w:r>
            <w:r>
              <w:rPr>
                <w:noProof/>
              </w:rPr>
              <w:fldChar w:fldCharType="begin"/>
            </w:r>
            <w:r>
              <w:rPr>
                <w:noProof/>
              </w:rPr>
              <w:instrText xml:space="preserve"> PAGEREF _Toc151997545 \h </w:instrText>
            </w:r>
            <w:r>
              <w:rPr>
                <w:noProof/>
              </w:rPr>
            </w:r>
          </w:ins>
          <w:r>
            <w:rPr>
              <w:noProof/>
            </w:rPr>
            <w:fldChar w:fldCharType="separate"/>
          </w:r>
          <w:ins w:id="144" w:author="Matt Silverman" w:date="2010-11-21T22:22:00Z">
            <w:r>
              <w:rPr>
                <w:noProof/>
              </w:rPr>
              <w:t>13</w:t>
            </w:r>
            <w:r>
              <w:rPr>
                <w:noProof/>
              </w:rPr>
              <w:fldChar w:fldCharType="end"/>
            </w:r>
          </w:ins>
        </w:p>
        <w:p w14:paraId="397DAA28" w14:textId="77777777" w:rsidR="00250414" w:rsidRDefault="00250414">
          <w:pPr>
            <w:pStyle w:val="TOC2"/>
            <w:tabs>
              <w:tab w:val="left" w:pos="739"/>
              <w:tab w:val="right" w:leader="dot" w:pos="9350"/>
            </w:tabs>
            <w:rPr>
              <w:ins w:id="145" w:author="Matt Silverman" w:date="2010-11-21T22:22:00Z"/>
              <w:rFonts w:asciiTheme="minorHAnsi" w:hAnsiTheme="minorHAnsi"/>
              <w:noProof/>
              <w:sz w:val="24"/>
              <w:szCs w:val="24"/>
              <w:lang w:eastAsia="ja-JP" w:bidi="ar-SA"/>
            </w:rPr>
          </w:pPr>
          <w:ins w:id="146" w:author="Matt Silverman" w:date="2010-11-21T22:22:00Z">
            <w:r>
              <w:rPr>
                <w:noProof/>
              </w:rPr>
              <w:t>3.6</w:t>
            </w:r>
            <w:r>
              <w:rPr>
                <w:rFonts w:asciiTheme="minorHAnsi" w:hAnsiTheme="minorHAnsi"/>
                <w:noProof/>
                <w:sz w:val="24"/>
                <w:szCs w:val="24"/>
                <w:lang w:eastAsia="ja-JP" w:bidi="ar-SA"/>
              </w:rPr>
              <w:tab/>
            </w:r>
            <w:r>
              <w:rPr>
                <w:noProof/>
              </w:rPr>
              <w:t>Development</w:t>
            </w:r>
            <w:r>
              <w:rPr>
                <w:noProof/>
              </w:rPr>
              <w:tab/>
            </w:r>
            <w:r>
              <w:rPr>
                <w:noProof/>
              </w:rPr>
              <w:fldChar w:fldCharType="begin"/>
            </w:r>
            <w:r>
              <w:rPr>
                <w:noProof/>
              </w:rPr>
              <w:instrText xml:space="preserve"> PAGEREF _Toc151997546 \h </w:instrText>
            </w:r>
            <w:r>
              <w:rPr>
                <w:noProof/>
              </w:rPr>
            </w:r>
          </w:ins>
          <w:r>
            <w:rPr>
              <w:noProof/>
            </w:rPr>
            <w:fldChar w:fldCharType="separate"/>
          </w:r>
          <w:ins w:id="147" w:author="Matt Silverman" w:date="2010-11-21T22:22:00Z">
            <w:r>
              <w:rPr>
                <w:noProof/>
              </w:rPr>
              <w:t>14</w:t>
            </w:r>
            <w:r>
              <w:rPr>
                <w:noProof/>
              </w:rPr>
              <w:fldChar w:fldCharType="end"/>
            </w:r>
          </w:ins>
        </w:p>
        <w:p w14:paraId="24F5895D" w14:textId="77777777" w:rsidR="00250414" w:rsidRDefault="00250414">
          <w:pPr>
            <w:pStyle w:val="TOC1"/>
            <w:tabs>
              <w:tab w:val="left" w:pos="352"/>
            </w:tabs>
            <w:rPr>
              <w:ins w:id="148" w:author="Matt Silverman" w:date="2010-11-21T22:22:00Z"/>
              <w:rFonts w:asciiTheme="minorHAnsi" w:hAnsiTheme="minorHAnsi"/>
              <w:noProof/>
              <w:sz w:val="24"/>
              <w:szCs w:val="24"/>
              <w:lang w:eastAsia="ja-JP" w:bidi="ar-SA"/>
            </w:rPr>
          </w:pPr>
          <w:ins w:id="149" w:author="Matt Silverman" w:date="2010-11-21T22:22:00Z">
            <w:r>
              <w:rPr>
                <w:noProof/>
              </w:rPr>
              <w:t>4</w:t>
            </w:r>
            <w:r>
              <w:rPr>
                <w:rFonts w:asciiTheme="minorHAnsi" w:hAnsiTheme="minorHAnsi"/>
                <w:noProof/>
                <w:sz w:val="24"/>
                <w:szCs w:val="24"/>
                <w:lang w:eastAsia="ja-JP" w:bidi="ar-SA"/>
              </w:rPr>
              <w:tab/>
            </w:r>
            <w:r>
              <w:rPr>
                <w:noProof/>
              </w:rPr>
              <w:t>Implementation Details</w:t>
            </w:r>
            <w:r>
              <w:rPr>
                <w:noProof/>
              </w:rPr>
              <w:tab/>
            </w:r>
            <w:r>
              <w:rPr>
                <w:noProof/>
              </w:rPr>
              <w:fldChar w:fldCharType="begin"/>
            </w:r>
            <w:r>
              <w:rPr>
                <w:noProof/>
              </w:rPr>
              <w:instrText xml:space="preserve"> PAGEREF _Toc151997547 \h </w:instrText>
            </w:r>
            <w:r>
              <w:rPr>
                <w:noProof/>
              </w:rPr>
            </w:r>
          </w:ins>
          <w:r>
            <w:rPr>
              <w:noProof/>
            </w:rPr>
            <w:fldChar w:fldCharType="separate"/>
          </w:r>
          <w:ins w:id="150" w:author="Matt Silverman" w:date="2010-11-21T22:22:00Z">
            <w:r>
              <w:rPr>
                <w:noProof/>
              </w:rPr>
              <w:t>15</w:t>
            </w:r>
            <w:r>
              <w:rPr>
                <w:noProof/>
              </w:rPr>
              <w:fldChar w:fldCharType="end"/>
            </w:r>
          </w:ins>
        </w:p>
        <w:p w14:paraId="7AA37D8A" w14:textId="77777777" w:rsidR="00250414" w:rsidRDefault="00250414">
          <w:pPr>
            <w:pStyle w:val="TOC1"/>
            <w:tabs>
              <w:tab w:val="left" w:pos="352"/>
            </w:tabs>
            <w:rPr>
              <w:ins w:id="151" w:author="Matt Silverman" w:date="2010-11-21T22:22:00Z"/>
              <w:rFonts w:asciiTheme="minorHAnsi" w:hAnsiTheme="minorHAnsi"/>
              <w:noProof/>
              <w:sz w:val="24"/>
              <w:szCs w:val="24"/>
              <w:lang w:eastAsia="ja-JP" w:bidi="ar-SA"/>
            </w:rPr>
          </w:pPr>
          <w:ins w:id="152" w:author="Matt Silverman" w:date="2010-11-21T22:22:00Z">
            <w:r>
              <w:rPr>
                <w:noProof/>
              </w:rPr>
              <w:t>5</w:t>
            </w:r>
            <w:r>
              <w:rPr>
                <w:rFonts w:asciiTheme="minorHAnsi" w:hAnsiTheme="minorHAnsi"/>
                <w:noProof/>
                <w:sz w:val="24"/>
                <w:szCs w:val="24"/>
                <w:lang w:eastAsia="ja-JP" w:bidi="ar-SA"/>
              </w:rPr>
              <w:tab/>
            </w:r>
            <w:r>
              <w:rPr>
                <w:noProof/>
              </w:rPr>
              <w:t>Test Cases</w:t>
            </w:r>
            <w:r>
              <w:rPr>
                <w:noProof/>
              </w:rPr>
              <w:tab/>
            </w:r>
            <w:r>
              <w:rPr>
                <w:noProof/>
              </w:rPr>
              <w:fldChar w:fldCharType="begin"/>
            </w:r>
            <w:r>
              <w:rPr>
                <w:noProof/>
              </w:rPr>
              <w:instrText xml:space="preserve"> PAGEREF _Toc151997548 \h </w:instrText>
            </w:r>
            <w:r>
              <w:rPr>
                <w:noProof/>
              </w:rPr>
            </w:r>
          </w:ins>
          <w:r>
            <w:rPr>
              <w:noProof/>
            </w:rPr>
            <w:fldChar w:fldCharType="separate"/>
          </w:r>
          <w:ins w:id="153" w:author="Matt Silverman" w:date="2010-11-21T22:22:00Z">
            <w:r>
              <w:rPr>
                <w:noProof/>
              </w:rPr>
              <w:t>15</w:t>
            </w:r>
            <w:r>
              <w:rPr>
                <w:noProof/>
              </w:rPr>
              <w:fldChar w:fldCharType="end"/>
            </w:r>
          </w:ins>
        </w:p>
        <w:p w14:paraId="6D13FF48" w14:textId="77777777" w:rsidR="00250414" w:rsidRDefault="00250414">
          <w:pPr>
            <w:pStyle w:val="TOC2"/>
            <w:tabs>
              <w:tab w:val="left" w:pos="739"/>
              <w:tab w:val="right" w:leader="dot" w:pos="9350"/>
            </w:tabs>
            <w:rPr>
              <w:ins w:id="154" w:author="Matt Silverman" w:date="2010-11-21T22:22:00Z"/>
              <w:rFonts w:asciiTheme="minorHAnsi" w:hAnsiTheme="minorHAnsi"/>
              <w:noProof/>
              <w:sz w:val="24"/>
              <w:szCs w:val="24"/>
              <w:lang w:eastAsia="ja-JP" w:bidi="ar-SA"/>
            </w:rPr>
          </w:pPr>
          <w:ins w:id="155" w:author="Matt Silverman" w:date="2010-11-21T22:22:00Z">
            <w:r>
              <w:rPr>
                <w:noProof/>
              </w:rPr>
              <w:t>5.1</w:t>
            </w:r>
            <w:r>
              <w:rPr>
                <w:rFonts w:asciiTheme="minorHAnsi" w:hAnsiTheme="minorHAnsi"/>
                <w:noProof/>
                <w:sz w:val="24"/>
                <w:szCs w:val="24"/>
                <w:lang w:eastAsia="ja-JP" w:bidi="ar-SA"/>
              </w:rPr>
              <w:tab/>
            </w:r>
            <w:r>
              <w:rPr>
                <w:noProof/>
              </w:rPr>
              <w:t>Testing SMM Search for Flickr</w:t>
            </w:r>
            <w:r>
              <w:rPr>
                <w:noProof/>
              </w:rPr>
              <w:tab/>
            </w:r>
            <w:r>
              <w:rPr>
                <w:noProof/>
              </w:rPr>
              <w:fldChar w:fldCharType="begin"/>
            </w:r>
            <w:r>
              <w:rPr>
                <w:noProof/>
              </w:rPr>
              <w:instrText xml:space="preserve"> PAGEREF _Toc151997549 \h </w:instrText>
            </w:r>
            <w:r>
              <w:rPr>
                <w:noProof/>
              </w:rPr>
            </w:r>
          </w:ins>
          <w:r>
            <w:rPr>
              <w:noProof/>
            </w:rPr>
            <w:fldChar w:fldCharType="separate"/>
          </w:r>
          <w:ins w:id="156" w:author="Matt Silverman" w:date="2010-11-21T22:22:00Z">
            <w:r>
              <w:rPr>
                <w:noProof/>
              </w:rPr>
              <w:t>15</w:t>
            </w:r>
            <w:r>
              <w:rPr>
                <w:noProof/>
              </w:rPr>
              <w:fldChar w:fldCharType="end"/>
            </w:r>
          </w:ins>
        </w:p>
        <w:p w14:paraId="33355994" w14:textId="77777777" w:rsidR="00250414" w:rsidRDefault="00250414">
          <w:pPr>
            <w:pStyle w:val="TOC2"/>
            <w:tabs>
              <w:tab w:val="left" w:pos="739"/>
              <w:tab w:val="right" w:leader="dot" w:pos="9350"/>
            </w:tabs>
            <w:rPr>
              <w:ins w:id="157" w:author="Matt Silverman" w:date="2010-11-21T22:22:00Z"/>
              <w:rFonts w:asciiTheme="minorHAnsi" w:hAnsiTheme="minorHAnsi"/>
              <w:noProof/>
              <w:sz w:val="24"/>
              <w:szCs w:val="24"/>
              <w:lang w:eastAsia="ja-JP" w:bidi="ar-SA"/>
            </w:rPr>
          </w:pPr>
          <w:ins w:id="158" w:author="Matt Silverman" w:date="2010-11-21T22:22:00Z">
            <w:r>
              <w:rPr>
                <w:noProof/>
              </w:rPr>
              <w:t>5.2</w:t>
            </w:r>
            <w:r>
              <w:rPr>
                <w:rFonts w:asciiTheme="minorHAnsi" w:hAnsiTheme="minorHAnsi"/>
                <w:noProof/>
                <w:sz w:val="24"/>
                <w:szCs w:val="24"/>
                <w:lang w:eastAsia="ja-JP" w:bidi="ar-SA"/>
              </w:rPr>
              <w:tab/>
            </w:r>
            <w:r>
              <w:rPr>
                <w:noProof/>
              </w:rPr>
              <w:t>Testing SMM Search for Twitter</w:t>
            </w:r>
            <w:r>
              <w:rPr>
                <w:noProof/>
              </w:rPr>
              <w:tab/>
            </w:r>
            <w:r>
              <w:rPr>
                <w:noProof/>
              </w:rPr>
              <w:fldChar w:fldCharType="begin"/>
            </w:r>
            <w:r>
              <w:rPr>
                <w:noProof/>
              </w:rPr>
              <w:instrText xml:space="preserve"> PAGEREF _Toc151997550 \h </w:instrText>
            </w:r>
            <w:r>
              <w:rPr>
                <w:noProof/>
              </w:rPr>
            </w:r>
          </w:ins>
          <w:r>
            <w:rPr>
              <w:noProof/>
            </w:rPr>
            <w:fldChar w:fldCharType="separate"/>
          </w:r>
          <w:ins w:id="159" w:author="Matt Silverman" w:date="2010-11-21T22:22:00Z">
            <w:r>
              <w:rPr>
                <w:noProof/>
              </w:rPr>
              <w:t>15</w:t>
            </w:r>
            <w:r>
              <w:rPr>
                <w:noProof/>
              </w:rPr>
              <w:fldChar w:fldCharType="end"/>
            </w:r>
          </w:ins>
        </w:p>
        <w:p w14:paraId="20BA5650" w14:textId="77777777" w:rsidR="00250414" w:rsidRDefault="00250414">
          <w:pPr>
            <w:pStyle w:val="TOC2"/>
            <w:tabs>
              <w:tab w:val="left" w:pos="739"/>
              <w:tab w:val="right" w:leader="dot" w:pos="9350"/>
            </w:tabs>
            <w:rPr>
              <w:ins w:id="160" w:author="Matt Silverman" w:date="2010-11-21T22:22:00Z"/>
              <w:rFonts w:asciiTheme="minorHAnsi" w:hAnsiTheme="minorHAnsi"/>
              <w:noProof/>
              <w:sz w:val="24"/>
              <w:szCs w:val="24"/>
              <w:lang w:eastAsia="ja-JP" w:bidi="ar-SA"/>
            </w:rPr>
          </w:pPr>
          <w:ins w:id="161" w:author="Matt Silverman" w:date="2010-11-21T22:22:00Z">
            <w:r>
              <w:rPr>
                <w:noProof/>
              </w:rPr>
              <w:t>5.3</w:t>
            </w:r>
            <w:r>
              <w:rPr>
                <w:rFonts w:asciiTheme="minorHAnsi" w:hAnsiTheme="minorHAnsi"/>
                <w:noProof/>
                <w:sz w:val="24"/>
                <w:szCs w:val="24"/>
                <w:lang w:eastAsia="ja-JP" w:bidi="ar-SA"/>
              </w:rPr>
              <w:tab/>
            </w:r>
            <w:r>
              <w:rPr>
                <w:noProof/>
              </w:rPr>
              <w:t>Testing SMM Search for Twitter and Flickr</w:t>
            </w:r>
            <w:r>
              <w:rPr>
                <w:noProof/>
              </w:rPr>
              <w:tab/>
            </w:r>
            <w:r>
              <w:rPr>
                <w:noProof/>
              </w:rPr>
              <w:fldChar w:fldCharType="begin"/>
            </w:r>
            <w:r>
              <w:rPr>
                <w:noProof/>
              </w:rPr>
              <w:instrText xml:space="preserve"> PAGEREF _Toc151997551 \h </w:instrText>
            </w:r>
            <w:r>
              <w:rPr>
                <w:noProof/>
              </w:rPr>
            </w:r>
          </w:ins>
          <w:r>
            <w:rPr>
              <w:noProof/>
            </w:rPr>
            <w:fldChar w:fldCharType="separate"/>
          </w:r>
          <w:ins w:id="162" w:author="Matt Silverman" w:date="2010-11-21T22:22:00Z">
            <w:r>
              <w:rPr>
                <w:noProof/>
              </w:rPr>
              <w:t>16</w:t>
            </w:r>
            <w:r>
              <w:rPr>
                <w:noProof/>
              </w:rPr>
              <w:fldChar w:fldCharType="end"/>
            </w:r>
          </w:ins>
        </w:p>
        <w:p w14:paraId="278E02D8" w14:textId="77777777" w:rsidR="00250414" w:rsidRDefault="00250414">
          <w:pPr>
            <w:pStyle w:val="TOC2"/>
            <w:tabs>
              <w:tab w:val="left" w:pos="739"/>
              <w:tab w:val="right" w:leader="dot" w:pos="9350"/>
            </w:tabs>
            <w:rPr>
              <w:ins w:id="163" w:author="Matt Silverman" w:date="2010-11-21T22:22:00Z"/>
              <w:rFonts w:asciiTheme="minorHAnsi" w:hAnsiTheme="minorHAnsi"/>
              <w:noProof/>
              <w:sz w:val="24"/>
              <w:szCs w:val="24"/>
              <w:lang w:eastAsia="ja-JP" w:bidi="ar-SA"/>
            </w:rPr>
          </w:pPr>
          <w:ins w:id="164" w:author="Matt Silverman" w:date="2010-11-21T22:22:00Z">
            <w:r>
              <w:rPr>
                <w:noProof/>
              </w:rPr>
              <w:t>5.4</w:t>
            </w:r>
            <w:r>
              <w:rPr>
                <w:rFonts w:asciiTheme="minorHAnsi" w:hAnsiTheme="minorHAnsi"/>
                <w:noProof/>
                <w:sz w:val="24"/>
                <w:szCs w:val="24"/>
                <w:lang w:eastAsia="ja-JP" w:bidi="ar-SA"/>
              </w:rPr>
              <w:tab/>
            </w:r>
            <w:r>
              <w:rPr>
                <w:noProof/>
              </w:rPr>
              <w:t>Testing SMM Google Map</w:t>
            </w:r>
            <w:r>
              <w:rPr>
                <w:noProof/>
              </w:rPr>
              <w:tab/>
            </w:r>
            <w:r>
              <w:rPr>
                <w:noProof/>
              </w:rPr>
              <w:fldChar w:fldCharType="begin"/>
            </w:r>
            <w:r>
              <w:rPr>
                <w:noProof/>
              </w:rPr>
              <w:instrText xml:space="preserve"> PAGEREF _Toc151997552 \h </w:instrText>
            </w:r>
            <w:r>
              <w:rPr>
                <w:noProof/>
              </w:rPr>
            </w:r>
          </w:ins>
          <w:r>
            <w:rPr>
              <w:noProof/>
            </w:rPr>
            <w:fldChar w:fldCharType="separate"/>
          </w:r>
          <w:ins w:id="165" w:author="Matt Silverman" w:date="2010-11-21T22:22:00Z">
            <w:r>
              <w:rPr>
                <w:noProof/>
              </w:rPr>
              <w:t>16</w:t>
            </w:r>
            <w:r>
              <w:rPr>
                <w:noProof/>
              </w:rPr>
              <w:fldChar w:fldCharType="end"/>
            </w:r>
          </w:ins>
        </w:p>
        <w:p w14:paraId="0E0FF2C3" w14:textId="77777777" w:rsidR="00250414" w:rsidRDefault="00250414">
          <w:pPr>
            <w:pStyle w:val="TOC2"/>
            <w:tabs>
              <w:tab w:val="left" w:pos="739"/>
              <w:tab w:val="right" w:leader="dot" w:pos="9350"/>
            </w:tabs>
            <w:rPr>
              <w:ins w:id="166" w:author="Matt Silverman" w:date="2010-11-21T22:22:00Z"/>
              <w:rFonts w:asciiTheme="minorHAnsi" w:hAnsiTheme="minorHAnsi"/>
              <w:noProof/>
              <w:sz w:val="24"/>
              <w:szCs w:val="24"/>
              <w:lang w:eastAsia="ja-JP" w:bidi="ar-SA"/>
            </w:rPr>
          </w:pPr>
          <w:ins w:id="167" w:author="Matt Silverman" w:date="2010-11-21T22:22:00Z">
            <w:r>
              <w:rPr>
                <w:noProof/>
              </w:rPr>
              <w:t>5.5</w:t>
            </w:r>
            <w:r>
              <w:rPr>
                <w:rFonts w:asciiTheme="minorHAnsi" w:hAnsiTheme="minorHAnsi"/>
                <w:noProof/>
                <w:sz w:val="24"/>
                <w:szCs w:val="24"/>
                <w:lang w:eastAsia="ja-JP" w:bidi="ar-SA"/>
              </w:rPr>
              <w:tab/>
            </w:r>
            <w:r>
              <w:rPr>
                <w:noProof/>
              </w:rPr>
              <w:t>Testing SMM Search Validation</w:t>
            </w:r>
            <w:r>
              <w:rPr>
                <w:noProof/>
              </w:rPr>
              <w:tab/>
            </w:r>
            <w:r>
              <w:rPr>
                <w:noProof/>
              </w:rPr>
              <w:fldChar w:fldCharType="begin"/>
            </w:r>
            <w:r>
              <w:rPr>
                <w:noProof/>
              </w:rPr>
              <w:instrText xml:space="preserve"> PAGEREF _Toc151997553 \h </w:instrText>
            </w:r>
            <w:r>
              <w:rPr>
                <w:noProof/>
              </w:rPr>
            </w:r>
          </w:ins>
          <w:r>
            <w:rPr>
              <w:noProof/>
            </w:rPr>
            <w:fldChar w:fldCharType="separate"/>
          </w:r>
          <w:ins w:id="168" w:author="Matt Silverman" w:date="2010-11-21T22:22:00Z">
            <w:r>
              <w:rPr>
                <w:noProof/>
              </w:rPr>
              <w:t>16</w:t>
            </w:r>
            <w:r>
              <w:rPr>
                <w:noProof/>
              </w:rPr>
              <w:fldChar w:fldCharType="end"/>
            </w:r>
          </w:ins>
        </w:p>
        <w:p w14:paraId="14E0D199" w14:textId="77777777" w:rsidR="00250414" w:rsidRDefault="00250414">
          <w:pPr>
            <w:pStyle w:val="TOC1"/>
            <w:tabs>
              <w:tab w:val="left" w:pos="352"/>
            </w:tabs>
            <w:rPr>
              <w:ins w:id="169" w:author="Matt Silverman" w:date="2010-11-21T22:22:00Z"/>
              <w:rFonts w:asciiTheme="minorHAnsi" w:hAnsiTheme="minorHAnsi"/>
              <w:noProof/>
              <w:sz w:val="24"/>
              <w:szCs w:val="24"/>
              <w:lang w:eastAsia="ja-JP" w:bidi="ar-SA"/>
            </w:rPr>
          </w:pPr>
          <w:ins w:id="170" w:author="Matt Silverman" w:date="2010-11-21T22:22:00Z">
            <w:r>
              <w:rPr>
                <w:noProof/>
              </w:rPr>
              <w:t>6</w:t>
            </w:r>
            <w:r>
              <w:rPr>
                <w:rFonts w:asciiTheme="minorHAnsi" w:hAnsiTheme="minorHAnsi"/>
                <w:noProof/>
                <w:sz w:val="24"/>
                <w:szCs w:val="24"/>
                <w:lang w:eastAsia="ja-JP" w:bidi="ar-SA"/>
              </w:rPr>
              <w:tab/>
            </w:r>
            <w:r>
              <w:rPr>
                <w:noProof/>
              </w:rPr>
              <w:t>Project Plan</w:t>
            </w:r>
            <w:r>
              <w:rPr>
                <w:noProof/>
              </w:rPr>
              <w:tab/>
            </w:r>
            <w:r>
              <w:rPr>
                <w:noProof/>
              </w:rPr>
              <w:fldChar w:fldCharType="begin"/>
            </w:r>
            <w:r>
              <w:rPr>
                <w:noProof/>
              </w:rPr>
              <w:instrText xml:space="preserve"> PAGEREF _Toc151997554 \h </w:instrText>
            </w:r>
            <w:r>
              <w:rPr>
                <w:noProof/>
              </w:rPr>
            </w:r>
          </w:ins>
          <w:r>
            <w:rPr>
              <w:noProof/>
            </w:rPr>
            <w:fldChar w:fldCharType="separate"/>
          </w:r>
          <w:ins w:id="171" w:author="Matt Silverman" w:date="2010-11-21T22:22:00Z">
            <w:r>
              <w:rPr>
                <w:noProof/>
              </w:rPr>
              <w:t>16</w:t>
            </w:r>
            <w:r>
              <w:rPr>
                <w:noProof/>
              </w:rPr>
              <w:fldChar w:fldCharType="end"/>
            </w:r>
          </w:ins>
        </w:p>
        <w:p w14:paraId="0FD59B40" w14:textId="77777777" w:rsidR="00250414" w:rsidRDefault="00250414">
          <w:pPr>
            <w:pStyle w:val="TOC1"/>
            <w:rPr>
              <w:ins w:id="172" w:author="Matt Silverman" w:date="2010-11-21T22:22:00Z"/>
              <w:rFonts w:asciiTheme="minorHAnsi" w:hAnsiTheme="minorHAnsi"/>
              <w:noProof/>
              <w:sz w:val="24"/>
              <w:szCs w:val="24"/>
              <w:lang w:eastAsia="ja-JP" w:bidi="ar-SA"/>
            </w:rPr>
          </w:pPr>
          <w:ins w:id="173" w:author="Matt Silverman" w:date="2010-11-21T22:22:00Z">
            <w:r>
              <w:rPr>
                <w:noProof/>
              </w:rPr>
              <w:t>Appendix A: References</w:t>
            </w:r>
            <w:r>
              <w:rPr>
                <w:noProof/>
              </w:rPr>
              <w:tab/>
            </w:r>
            <w:r>
              <w:rPr>
                <w:noProof/>
              </w:rPr>
              <w:fldChar w:fldCharType="begin"/>
            </w:r>
            <w:r>
              <w:rPr>
                <w:noProof/>
              </w:rPr>
              <w:instrText xml:space="preserve"> PAGEREF _Toc151997555 \h </w:instrText>
            </w:r>
            <w:r>
              <w:rPr>
                <w:noProof/>
              </w:rPr>
            </w:r>
          </w:ins>
          <w:r>
            <w:rPr>
              <w:noProof/>
            </w:rPr>
            <w:fldChar w:fldCharType="separate"/>
          </w:r>
          <w:ins w:id="174" w:author="Matt Silverman" w:date="2010-11-21T22:22:00Z">
            <w:r>
              <w:rPr>
                <w:noProof/>
              </w:rPr>
              <w:t>17</w:t>
            </w:r>
            <w:r>
              <w:rPr>
                <w:noProof/>
              </w:rPr>
              <w:fldChar w:fldCharType="end"/>
            </w:r>
          </w:ins>
        </w:p>
        <w:p w14:paraId="10B1905D" w14:textId="77777777" w:rsidR="00250414" w:rsidRDefault="00250414">
          <w:pPr>
            <w:pStyle w:val="TOC1"/>
            <w:rPr>
              <w:ins w:id="175" w:author="Matt Silverman" w:date="2010-11-21T22:22:00Z"/>
              <w:rFonts w:asciiTheme="minorHAnsi" w:hAnsiTheme="minorHAnsi"/>
              <w:noProof/>
              <w:sz w:val="24"/>
              <w:szCs w:val="24"/>
              <w:lang w:eastAsia="ja-JP" w:bidi="ar-SA"/>
            </w:rPr>
          </w:pPr>
          <w:ins w:id="176" w:author="Matt Silverman" w:date="2010-11-21T22:22:00Z">
            <w:r>
              <w:rPr>
                <w:noProof/>
              </w:rPr>
              <w:t>Appendix B: User Manual</w:t>
            </w:r>
            <w:r>
              <w:rPr>
                <w:noProof/>
              </w:rPr>
              <w:tab/>
            </w:r>
            <w:r>
              <w:rPr>
                <w:noProof/>
              </w:rPr>
              <w:fldChar w:fldCharType="begin"/>
            </w:r>
            <w:r>
              <w:rPr>
                <w:noProof/>
              </w:rPr>
              <w:instrText xml:space="preserve"> PAGEREF _Toc151997556 \h </w:instrText>
            </w:r>
            <w:r>
              <w:rPr>
                <w:noProof/>
              </w:rPr>
            </w:r>
          </w:ins>
          <w:r>
            <w:rPr>
              <w:noProof/>
            </w:rPr>
            <w:fldChar w:fldCharType="separate"/>
          </w:r>
          <w:ins w:id="177" w:author="Matt Silverman" w:date="2010-11-21T22:22:00Z">
            <w:r>
              <w:rPr>
                <w:noProof/>
              </w:rPr>
              <w:t>17</w:t>
            </w:r>
            <w:r>
              <w:rPr>
                <w:noProof/>
              </w:rPr>
              <w:fldChar w:fldCharType="end"/>
            </w:r>
          </w:ins>
        </w:p>
        <w:p w14:paraId="6D08FD57" w14:textId="77777777" w:rsidR="00B643B0" w:rsidDel="007176A1" w:rsidRDefault="00B643B0">
          <w:pPr>
            <w:pStyle w:val="TOC1"/>
            <w:rPr>
              <w:del w:id="178" w:author="Matt Silverman" w:date="2010-11-21T21:32:00Z"/>
              <w:rFonts w:asciiTheme="minorHAnsi" w:hAnsiTheme="minorHAnsi"/>
              <w:noProof/>
              <w:lang w:bidi="ar-SA"/>
            </w:rPr>
          </w:pPr>
          <w:del w:id="179" w:author="Matt Silverman" w:date="2010-11-21T21:32:00Z">
            <w:r w:rsidRPr="007176A1" w:rsidDel="007176A1">
              <w:rPr>
                <w:noProof/>
                <w:rPrChange w:id="180" w:author="Matt Silverman" w:date="2010-11-21T21:32:00Z">
                  <w:rPr>
                    <w:rStyle w:val="Hyperlink"/>
                    <w:noProof/>
                  </w:rPr>
                </w:rPrChange>
              </w:rPr>
              <w:delText>1</w:delText>
            </w:r>
            <w:r w:rsidDel="007176A1">
              <w:rPr>
                <w:rFonts w:asciiTheme="minorHAnsi" w:hAnsiTheme="minorHAnsi"/>
                <w:noProof/>
                <w:lang w:bidi="ar-SA"/>
              </w:rPr>
              <w:tab/>
            </w:r>
            <w:r w:rsidRPr="007176A1" w:rsidDel="007176A1">
              <w:rPr>
                <w:noProof/>
                <w:rPrChange w:id="181" w:author="Matt Silverman" w:date="2010-11-21T21:32:00Z">
                  <w:rPr>
                    <w:rStyle w:val="Hyperlink"/>
                    <w:noProof/>
                  </w:rPr>
                </w:rPrChange>
              </w:rPr>
              <w:delText>Introduction</w:delText>
            </w:r>
            <w:r w:rsidDel="007176A1">
              <w:rPr>
                <w:noProof/>
                <w:webHidden/>
              </w:rPr>
              <w:tab/>
              <w:delText>1</w:delText>
            </w:r>
          </w:del>
        </w:p>
        <w:p w14:paraId="0CEBE64C" w14:textId="77777777" w:rsidR="00B643B0" w:rsidDel="007176A1" w:rsidRDefault="00B643B0">
          <w:pPr>
            <w:pStyle w:val="TOC2"/>
            <w:tabs>
              <w:tab w:val="left" w:pos="880"/>
              <w:tab w:val="right" w:leader="dot" w:pos="9350"/>
            </w:tabs>
            <w:rPr>
              <w:del w:id="182" w:author="Matt Silverman" w:date="2010-11-21T21:32:00Z"/>
              <w:rFonts w:asciiTheme="minorHAnsi" w:hAnsiTheme="minorHAnsi"/>
              <w:noProof/>
              <w:lang w:bidi="ar-SA"/>
            </w:rPr>
          </w:pPr>
          <w:del w:id="183" w:author="Matt Silverman" w:date="2010-11-21T21:32:00Z">
            <w:r w:rsidRPr="007176A1" w:rsidDel="007176A1">
              <w:rPr>
                <w:noProof/>
                <w:rPrChange w:id="184" w:author="Matt Silverman" w:date="2010-11-21T21:32:00Z">
                  <w:rPr>
                    <w:rStyle w:val="Hyperlink"/>
                    <w:noProof/>
                  </w:rPr>
                </w:rPrChange>
              </w:rPr>
              <w:delText>1.1</w:delText>
            </w:r>
            <w:r w:rsidDel="007176A1">
              <w:rPr>
                <w:rFonts w:asciiTheme="minorHAnsi" w:hAnsiTheme="minorHAnsi"/>
                <w:noProof/>
                <w:lang w:bidi="ar-SA"/>
              </w:rPr>
              <w:tab/>
            </w:r>
            <w:r w:rsidRPr="007176A1" w:rsidDel="007176A1">
              <w:rPr>
                <w:noProof/>
                <w:rPrChange w:id="185" w:author="Matt Silverman" w:date="2010-11-21T21:32:00Z">
                  <w:rPr>
                    <w:rStyle w:val="Hyperlink"/>
                    <w:noProof/>
                  </w:rPr>
                </w:rPrChange>
              </w:rPr>
              <w:delText>Motivation</w:delText>
            </w:r>
            <w:r w:rsidDel="007176A1">
              <w:rPr>
                <w:noProof/>
                <w:webHidden/>
              </w:rPr>
              <w:tab/>
              <w:delText>1</w:delText>
            </w:r>
          </w:del>
        </w:p>
        <w:p w14:paraId="50EEB678" w14:textId="77777777" w:rsidR="00B643B0" w:rsidDel="007176A1" w:rsidRDefault="00B643B0">
          <w:pPr>
            <w:pStyle w:val="TOC2"/>
            <w:tabs>
              <w:tab w:val="left" w:pos="880"/>
              <w:tab w:val="right" w:leader="dot" w:pos="9350"/>
            </w:tabs>
            <w:rPr>
              <w:del w:id="186" w:author="Matt Silverman" w:date="2010-11-21T21:32:00Z"/>
              <w:rFonts w:asciiTheme="minorHAnsi" w:hAnsiTheme="minorHAnsi"/>
              <w:noProof/>
              <w:lang w:bidi="ar-SA"/>
            </w:rPr>
          </w:pPr>
          <w:del w:id="187" w:author="Matt Silverman" w:date="2010-11-21T21:32:00Z">
            <w:r w:rsidRPr="007176A1" w:rsidDel="007176A1">
              <w:rPr>
                <w:noProof/>
                <w:rPrChange w:id="188" w:author="Matt Silverman" w:date="2010-11-21T21:32:00Z">
                  <w:rPr>
                    <w:rStyle w:val="Hyperlink"/>
                    <w:noProof/>
                  </w:rPr>
                </w:rPrChange>
              </w:rPr>
              <w:delText>1.2</w:delText>
            </w:r>
            <w:r w:rsidDel="007176A1">
              <w:rPr>
                <w:rFonts w:asciiTheme="minorHAnsi" w:hAnsiTheme="minorHAnsi"/>
                <w:noProof/>
                <w:lang w:bidi="ar-SA"/>
              </w:rPr>
              <w:tab/>
            </w:r>
            <w:r w:rsidRPr="007176A1" w:rsidDel="007176A1">
              <w:rPr>
                <w:noProof/>
                <w:rPrChange w:id="189" w:author="Matt Silverman" w:date="2010-11-21T21:32:00Z">
                  <w:rPr>
                    <w:rStyle w:val="Hyperlink"/>
                    <w:noProof/>
                  </w:rPr>
                </w:rPrChange>
              </w:rPr>
              <w:delText>Problem Statement</w:delText>
            </w:r>
            <w:r w:rsidDel="007176A1">
              <w:rPr>
                <w:noProof/>
                <w:webHidden/>
              </w:rPr>
              <w:tab/>
              <w:delText>1</w:delText>
            </w:r>
          </w:del>
        </w:p>
        <w:p w14:paraId="70DAF0A8" w14:textId="77777777" w:rsidR="00B643B0" w:rsidDel="007176A1" w:rsidRDefault="00B643B0">
          <w:pPr>
            <w:pStyle w:val="TOC1"/>
            <w:rPr>
              <w:del w:id="190" w:author="Matt Silverman" w:date="2010-11-21T21:32:00Z"/>
              <w:rFonts w:asciiTheme="minorHAnsi" w:hAnsiTheme="minorHAnsi"/>
              <w:noProof/>
              <w:lang w:bidi="ar-SA"/>
            </w:rPr>
          </w:pPr>
          <w:del w:id="191" w:author="Matt Silverman" w:date="2010-11-21T21:32:00Z">
            <w:r w:rsidRPr="007176A1" w:rsidDel="007176A1">
              <w:rPr>
                <w:noProof/>
                <w:rPrChange w:id="192" w:author="Matt Silverman" w:date="2010-11-21T21:32:00Z">
                  <w:rPr>
                    <w:rStyle w:val="Hyperlink"/>
                    <w:noProof/>
                  </w:rPr>
                </w:rPrChange>
              </w:rPr>
              <w:delText>2</w:delText>
            </w:r>
            <w:r w:rsidDel="007176A1">
              <w:rPr>
                <w:rFonts w:asciiTheme="minorHAnsi" w:hAnsiTheme="minorHAnsi"/>
                <w:noProof/>
                <w:lang w:bidi="ar-SA"/>
              </w:rPr>
              <w:tab/>
            </w:r>
            <w:r w:rsidRPr="007176A1" w:rsidDel="007176A1">
              <w:rPr>
                <w:noProof/>
                <w:rPrChange w:id="193" w:author="Matt Silverman" w:date="2010-11-21T21:32:00Z">
                  <w:rPr>
                    <w:rStyle w:val="Hyperlink"/>
                    <w:noProof/>
                  </w:rPr>
                </w:rPrChange>
              </w:rPr>
              <w:delText>Requirements Analysis</w:delText>
            </w:r>
            <w:r w:rsidDel="007176A1">
              <w:rPr>
                <w:noProof/>
                <w:webHidden/>
              </w:rPr>
              <w:tab/>
              <w:delText>1</w:delText>
            </w:r>
          </w:del>
        </w:p>
        <w:p w14:paraId="1A4F5FC9" w14:textId="77777777" w:rsidR="00B643B0" w:rsidDel="007176A1" w:rsidRDefault="00B643B0">
          <w:pPr>
            <w:pStyle w:val="TOC2"/>
            <w:tabs>
              <w:tab w:val="left" w:pos="880"/>
              <w:tab w:val="right" w:leader="dot" w:pos="9350"/>
            </w:tabs>
            <w:rPr>
              <w:del w:id="194" w:author="Matt Silverman" w:date="2010-11-21T21:32:00Z"/>
              <w:rFonts w:asciiTheme="minorHAnsi" w:hAnsiTheme="minorHAnsi"/>
              <w:noProof/>
              <w:lang w:bidi="ar-SA"/>
            </w:rPr>
          </w:pPr>
          <w:del w:id="195" w:author="Matt Silverman" w:date="2010-11-21T21:32:00Z">
            <w:r w:rsidRPr="007176A1" w:rsidDel="007176A1">
              <w:rPr>
                <w:noProof/>
                <w:rPrChange w:id="196" w:author="Matt Silverman" w:date="2010-11-21T21:32:00Z">
                  <w:rPr>
                    <w:rStyle w:val="Hyperlink"/>
                    <w:noProof/>
                  </w:rPr>
                </w:rPrChange>
              </w:rPr>
              <w:delText>2.1</w:delText>
            </w:r>
            <w:r w:rsidDel="007176A1">
              <w:rPr>
                <w:rFonts w:asciiTheme="minorHAnsi" w:hAnsiTheme="minorHAnsi"/>
                <w:noProof/>
                <w:lang w:bidi="ar-SA"/>
              </w:rPr>
              <w:tab/>
            </w:r>
            <w:r w:rsidRPr="007176A1" w:rsidDel="007176A1">
              <w:rPr>
                <w:noProof/>
                <w:rPrChange w:id="197" w:author="Matt Silverman" w:date="2010-11-21T21:32:00Z">
                  <w:rPr>
                    <w:rStyle w:val="Hyperlink"/>
                    <w:noProof/>
                  </w:rPr>
                </w:rPrChange>
              </w:rPr>
              <w:delText>Product Scope</w:delText>
            </w:r>
            <w:r w:rsidDel="007176A1">
              <w:rPr>
                <w:noProof/>
                <w:webHidden/>
              </w:rPr>
              <w:tab/>
              <w:delText>1</w:delText>
            </w:r>
          </w:del>
        </w:p>
        <w:p w14:paraId="721A5425" w14:textId="77777777" w:rsidR="00B643B0" w:rsidDel="007176A1" w:rsidRDefault="00B643B0">
          <w:pPr>
            <w:pStyle w:val="TOC2"/>
            <w:tabs>
              <w:tab w:val="left" w:pos="880"/>
              <w:tab w:val="right" w:leader="dot" w:pos="9350"/>
            </w:tabs>
            <w:rPr>
              <w:del w:id="198" w:author="Matt Silverman" w:date="2010-11-21T21:32:00Z"/>
              <w:rFonts w:asciiTheme="minorHAnsi" w:hAnsiTheme="minorHAnsi"/>
              <w:noProof/>
              <w:lang w:bidi="ar-SA"/>
            </w:rPr>
          </w:pPr>
          <w:del w:id="199" w:author="Matt Silverman" w:date="2010-11-21T21:32:00Z">
            <w:r w:rsidRPr="007176A1" w:rsidDel="007176A1">
              <w:rPr>
                <w:noProof/>
                <w:rPrChange w:id="200" w:author="Matt Silverman" w:date="2010-11-21T21:32:00Z">
                  <w:rPr>
                    <w:rStyle w:val="Hyperlink"/>
                    <w:noProof/>
                  </w:rPr>
                </w:rPrChange>
              </w:rPr>
              <w:delText>2.2</w:delText>
            </w:r>
            <w:r w:rsidDel="007176A1">
              <w:rPr>
                <w:rFonts w:asciiTheme="minorHAnsi" w:hAnsiTheme="minorHAnsi"/>
                <w:noProof/>
                <w:lang w:bidi="ar-SA"/>
              </w:rPr>
              <w:tab/>
            </w:r>
            <w:r w:rsidRPr="007176A1" w:rsidDel="007176A1">
              <w:rPr>
                <w:noProof/>
                <w:rPrChange w:id="201" w:author="Matt Silverman" w:date="2010-11-21T21:32:00Z">
                  <w:rPr>
                    <w:rStyle w:val="Hyperlink"/>
                    <w:noProof/>
                  </w:rPr>
                </w:rPrChange>
              </w:rPr>
              <w:delText>Overall Description</w:delText>
            </w:r>
            <w:r w:rsidDel="007176A1">
              <w:rPr>
                <w:noProof/>
                <w:webHidden/>
              </w:rPr>
              <w:tab/>
              <w:delText>1</w:delText>
            </w:r>
          </w:del>
        </w:p>
        <w:p w14:paraId="771AFD22" w14:textId="77777777" w:rsidR="00B643B0" w:rsidDel="007176A1" w:rsidRDefault="00B643B0">
          <w:pPr>
            <w:pStyle w:val="TOC3"/>
            <w:tabs>
              <w:tab w:val="left" w:pos="1320"/>
              <w:tab w:val="right" w:leader="dot" w:pos="9350"/>
            </w:tabs>
            <w:rPr>
              <w:del w:id="202" w:author="Matt Silverman" w:date="2010-11-21T21:32:00Z"/>
              <w:rFonts w:asciiTheme="minorHAnsi" w:hAnsiTheme="minorHAnsi"/>
              <w:noProof/>
              <w:lang w:bidi="ar-SA"/>
            </w:rPr>
          </w:pPr>
          <w:del w:id="203" w:author="Matt Silverman" w:date="2010-11-21T21:32:00Z">
            <w:r w:rsidRPr="007176A1" w:rsidDel="007176A1">
              <w:rPr>
                <w:noProof/>
                <w:rPrChange w:id="204" w:author="Matt Silverman" w:date="2010-11-21T21:32:00Z">
                  <w:rPr>
                    <w:rStyle w:val="Hyperlink"/>
                    <w:noProof/>
                  </w:rPr>
                </w:rPrChange>
              </w:rPr>
              <w:delText>2.2.1</w:delText>
            </w:r>
            <w:r w:rsidDel="007176A1">
              <w:rPr>
                <w:rFonts w:asciiTheme="minorHAnsi" w:hAnsiTheme="minorHAnsi"/>
                <w:noProof/>
                <w:lang w:bidi="ar-SA"/>
              </w:rPr>
              <w:tab/>
            </w:r>
            <w:r w:rsidRPr="007176A1" w:rsidDel="007176A1">
              <w:rPr>
                <w:noProof/>
                <w:rPrChange w:id="205" w:author="Matt Silverman" w:date="2010-11-21T21:32:00Z">
                  <w:rPr>
                    <w:rStyle w:val="Hyperlink"/>
                    <w:noProof/>
                  </w:rPr>
                </w:rPrChange>
              </w:rPr>
              <w:delText>Product Perspective</w:delText>
            </w:r>
            <w:r w:rsidDel="007176A1">
              <w:rPr>
                <w:noProof/>
                <w:webHidden/>
              </w:rPr>
              <w:tab/>
              <w:delText>1</w:delText>
            </w:r>
          </w:del>
        </w:p>
        <w:p w14:paraId="616DFE8E" w14:textId="77777777" w:rsidR="00B643B0" w:rsidDel="007176A1" w:rsidRDefault="00B643B0">
          <w:pPr>
            <w:pStyle w:val="TOC3"/>
            <w:tabs>
              <w:tab w:val="left" w:pos="1320"/>
              <w:tab w:val="right" w:leader="dot" w:pos="9350"/>
            </w:tabs>
            <w:rPr>
              <w:del w:id="206" w:author="Matt Silverman" w:date="2010-11-21T21:32:00Z"/>
              <w:rFonts w:asciiTheme="minorHAnsi" w:hAnsiTheme="minorHAnsi"/>
              <w:noProof/>
              <w:lang w:bidi="ar-SA"/>
            </w:rPr>
          </w:pPr>
          <w:del w:id="207" w:author="Matt Silverman" w:date="2010-11-21T21:32:00Z">
            <w:r w:rsidRPr="007176A1" w:rsidDel="007176A1">
              <w:rPr>
                <w:noProof/>
                <w:rPrChange w:id="208" w:author="Matt Silverman" w:date="2010-11-21T21:32:00Z">
                  <w:rPr>
                    <w:rStyle w:val="Hyperlink"/>
                    <w:noProof/>
                  </w:rPr>
                </w:rPrChange>
              </w:rPr>
              <w:delText>2.2.2</w:delText>
            </w:r>
            <w:r w:rsidDel="007176A1">
              <w:rPr>
                <w:rFonts w:asciiTheme="minorHAnsi" w:hAnsiTheme="minorHAnsi"/>
                <w:noProof/>
                <w:lang w:bidi="ar-SA"/>
              </w:rPr>
              <w:tab/>
            </w:r>
            <w:r w:rsidRPr="007176A1" w:rsidDel="007176A1">
              <w:rPr>
                <w:noProof/>
                <w:rPrChange w:id="209" w:author="Matt Silverman" w:date="2010-11-21T21:32:00Z">
                  <w:rPr>
                    <w:rStyle w:val="Hyperlink"/>
                    <w:noProof/>
                  </w:rPr>
                </w:rPrChange>
              </w:rPr>
              <w:delText>Product Functions</w:delText>
            </w:r>
            <w:r w:rsidDel="007176A1">
              <w:rPr>
                <w:noProof/>
                <w:webHidden/>
              </w:rPr>
              <w:tab/>
              <w:delText>2</w:delText>
            </w:r>
          </w:del>
        </w:p>
        <w:p w14:paraId="53CB7B81" w14:textId="77777777" w:rsidR="00B643B0" w:rsidDel="007176A1" w:rsidRDefault="00B643B0">
          <w:pPr>
            <w:pStyle w:val="TOC3"/>
            <w:tabs>
              <w:tab w:val="left" w:pos="1320"/>
              <w:tab w:val="right" w:leader="dot" w:pos="9350"/>
            </w:tabs>
            <w:rPr>
              <w:del w:id="210" w:author="Matt Silverman" w:date="2010-11-21T21:32:00Z"/>
              <w:rFonts w:asciiTheme="minorHAnsi" w:hAnsiTheme="minorHAnsi"/>
              <w:noProof/>
              <w:lang w:bidi="ar-SA"/>
            </w:rPr>
          </w:pPr>
          <w:del w:id="211" w:author="Matt Silverman" w:date="2010-11-21T21:32:00Z">
            <w:r w:rsidRPr="007176A1" w:rsidDel="007176A1">
              <w:rPr>
                <w:noProof/>
                <w:rPrChange w:id="212" w:author="Matt Silverman" w:date="2010-11-21T21:32:00Z">
                  <w:rPr>
                    <w:rStyle w:val="Hyperlink"/>
                    <w:noProof/>
                  </w:rPr>
                </w:rPrChange>
              </w:rPr>
              <w:delText>2.2.3</w:delText>
            </w:r>
            <w:r w:rsidDel="007176A1">
              <w:rPr>
                <w:rFonts w:asciiTheme="minorHAnsi" w:hAnsiTheme="minorHAnsi"/>
                <w:noProof/>
                <w:lang w:bidi="ar-SA"/>
              </w:rPr>
              <w:tab/>
            </w:r>
            <w:r w:rsidRPr="007176A1" w:rsidDel="007176A1">
              <w:rPr>
                <w:noProof/>
                <w:rPrChange w:id="213" w:author="Matt Silverman" w:date="2010-11-21T21:32:00Z">
                  <w:rPr>
                    <w:rStyle w:val="Hyperlink"/>
                    <w:noProof/>
                  </w:rPr>
                </w:rPrChange>
              </w:rPr>
              <w:delText>User Classes and Characteristics</w:delText>
            </w:r>
            <w:r w:rsidDel="007176A1">
              <w:rPr>
                <w:noProof/>
                <w:webHidden/>
              </w:rPr>
              <w:tab/>
              <w:delText>2</w:delText>
            </w:r>
          </w:del>
        </w:p>
        <w:p w14:paraId="404DEF9C" w14:textId="77777777" w:rsidR="00B643B0" w:rsidDel="007176A1" w:rsidRDefault="00B643B0">
          <w:pPr>
            <w:pStyle w:val="TOC3"/>
            <w:tabs>
              <w:tab w:val="left" w:pos="1320"/>
              <w:tab w:val="right" w:leader="dot" w:pos="9350"/>
            </w:tabs>
            <w:rPr>
              <w:del w:id="214" w:author="Matt Silverman" w:date="2010-11-21T21:32:00Z"/>
              <w:rFonts w:asciiTheme="minorHAnsi" w:hAnsiTheme="minorHAnsi"/>
              <w:noProof/>
              <w:lang w:bidi="ar-SA"/>
            </w:rPr>
          </w:pPr>
          <w:del w:id="215" w:author="Matt Silverman" w:date="2010-11-21T21:32:00Z">
            <w:r w:rsidRPr="007176A1" w:rsidDel="007176A1">
              <w:rPr>
                <w:noProof/>
                <w:rPrChange w:id="216" w:author="Matt Silverman" w:date="2010-11-21T21:32:00Z">
                  <w:rPr>
                    <w:rStyle w:val="Hyperlink"/>
                    <w:noProof/>
                  </w:rPr>
                </w:rPrChange>
              </w:rPr>
              <w:delText>2.2.4</w:delText>
            </w:r>
            <w:r w:rsidDel="007176A1">
              <w:rPr>
                <w:rFonts w:asciiTheme="minorHAnsi" w:hAnsiTheme="minorHAnsi"/>
                <w:noProof/>
                <w:lang w:bidi="ar-SA"/>
              </w:rPr>
              <w:tab/>
            </w:r>
            <w:r w:rsidRPr="007176A1" w:rsidDel="007176A1">
              <w:rPr>
                <w:noProof/>
                <w:rPrChange w:id="217" w:author="Matt Silverman" w:date="2010-11-21T21:32:00Z">
                  <w:rPr>
                    <w:rStyle w:val="Hyperlink"/>
                    <w:noProof/>
                  </w:rPr>
                </w:rPrChange>
              </w:rPr>
              <w:delText>Operating Environment</w:delText>
            </w:r>
            <w:r w:rsidDel="007176A1">
              <w:rPr>
                <w:noProof/>
                <w:webHidden/>
              </w:rPr>
              <w:tab/>
              <w:delText>2</w:delText>
            </w:r>
          </w:del>
        </w:p>
        <w:p w14:paraId="08EE1528" w14:textId="77777777" w:rsidR="00B643B0" w:rsidDel="007176A1" w:rsidRDefault="00B643B0">
          <w:pPr>
            <w:pStyle w:val="TOC3"/>
            <w:tabs>
              <w:tab w:val="left" w:pos="1320"/>
              <w:tab w:val="right" w:leader="dot" w:pos="9350"/>
            </w:tabs>
            <w:rPr>
              <w:del w:id="218" w:author="Matt Silverman" w:date="2010-11-21T21:32:00Z"/>
              <w:rFonts w:asciiTheme="minorHAnsi" w:hAnsiTheme="minorHAnsi"/>
              <w:noProof/>
              <w:lang w:bidi="ar-SA"/>
            </w:rPr>
          </w:pPr>
          <w:del w:id="219" w:author="Matt Silverman" w:date="2010-11-21T21:32:00Z">
            <w:r w:rsidRPr="007176A1" w:rsidDel="007176A1">
              <w:rPr>
                <w:noProof/>
                <w:rPrChange w:id="220" w:author="Matt Silverman" w:date="2010-11-21T21:32:00Z">
                  <w:rPr>
                    <w:rStyle w:val="Hyperlink"/>
                    <w:noProof/>
                  </w:rPr>
                </w:rPrChange>
              </w:rPr>
              <w:delText>2.2.5</w:delText>
            </w:r>
            <w:r w:rsidDel="007176A1">
              <w:rPr>
                <w:rFonts w:asciiTheme="minorHAnsi" w:hAnsiTheme="minorHAnsi"/>
                <w:noProof/>
                <w:lang w:bidi="ar-SA"/>
              </w:rPr>
              <w:tab/>
            </w:r>
            <w:r w:rsidRPr="007176A1" w:rsidDel="007176A1">
              <w:rPr>
                <w:noProof/>
                <w:rPrChange w:id="221" w:author="Matt Silverman" w:date="2010-11-21T21:32:00Z">
                  <w:rPr>
                    <w:rStyle w:val="Hyperlink"/>
                    <w:noProof/>
                  </w:rPr>
                </w:rPrChange>
              </w:rPr>
              <w:delText>Design and Implementation Constraints</w:delText>
            </w:r>
            <w:r w:rsidDel="007176A1">
              <w:rPr>
                <w:noProof/>
                <w:webHidden/>
              </w:rPr>
              <w:tab/>
              <w:delText>3</w:delText>
            </w:r>
          </w:del>
        </w:p>
        <w:p w14:paraId="30AE5F12" w14:textId="77777777" w:rsidR="00B643B0" w:rsidDel="007176A1" w:rsidRDefault="00B643B0">
          <w:pPr>
            <w:pStyle w:val="TOC3"/>
            <w:tabs>
              <w:tab w:val="left" w:pos="1320"/>
              <w:tab w:val="right" w:leader="dot" w:pos="9350"/>
            </w:tabs>
            <w:rPr>
              <w:del w:id="222" w:author="Matt Silverman" w:date="2010-11-21T21:32:00Z"/>
              <w:rFonts w:asciiTheme="minorHAnsi" w:hAnsiTheme="minorHAnsi"/>
              <w:noProof/>
              <w:lang w:bidi="ar-SA"/>
            </w:rPr>
          </w:pPr>
          <w:del w:id="223" w:author="Matt Silverman" w:date="2010-11-21T21:32:00Z">
            <w:r w:rsidRPr="007176A1" w:rsidDel="007176A1">
              <w:rPr>
                <w:noProof/>
                <w:rPrChange w:id="224" w:author="Matt Silverman" w:date="2010-11-21T21:32:00Z">
                  <w:rPr>
                    <w:rStyle w:val="Hyperlink"/>
                    <w:noProof/>
                  </w:rPr>
                </w:rPrChange>
              </w:rPr>
              <w:delText>2.2.6</w:delText>
            </w:r>
            <w:r w:rsidDel="007176A1">
              <w:rPr>
                <w:rFonts w:asciiTheme="minorHAnsi" w:hAnsiTheme="minorHAnsi"/>
                <w:noProof/>
                <w:lang w:bidi="ar-SA"/>
              </w:rPr>
              <w:tab/>
            </w:r>
            <w:r w:rsidRPr="007176A1" w:rsidDel="007176A1">
              <w:rPr>
                <w:noProof/>
                <w:rPrChange w:id="225" w:author="Matt Silverman" w:date="2010-11-21T21:32:00Z">
                  <w:rPr>
                    <w:rStyle w:val="Hyperlink"/>
                    <w:noProof/>
                  </w:rPr>
                </w:rPrChange>
              </w:rPr>
              <w:delText>Assumptions and Dependencies</w:delText>
            </w:r>
            <w:r w:rsidDel="007176A1">
              <w:rPr>
                <w:noProof/>
                <w:webHidden/>
              </w:rPr>
              <w:tab/>
              <w:delText>3</w:delText>
            </w:r>
          </w:del>
        </w:p>
        <w:p w14:paraId="2C821094" w14:textId="77777777" w:rsidR="00B643B0" w:rsidDel="007176A1" w:rsidRDefault="00B643B0">
          <w:pPr>
            <w:pStyle w:val="TOC2"/>
            <w:tabs>
              <w:tab w:val="left" w:pos="880"/>
              <w:tab w:val="right" w:leader="dot" w:pos="9350"/>
            </w:tabs>
            <w:rPr>
              <w:del w:id="226" w:author="Matt Silverman" w:date="2010-11-21T21:32:00Z"/>
              <w:rFonts w:asciiTheme="minorHAnsi" w:hAnsiTheme="minorHAnsi"/>
              <w:noProof/>
              <w:lang w:bidi="ar-SA"/>
            </w:rPr>
          </w:pPr>
          <w:del w:id="227" w:author="Matt Silverman" w:date="2010-11-21T21:32:00Z">
            <w:r w:rsidRPr="007176A1" w:rsidDel="007176A1">
              <w:rPr>
                <w:noProof/>
                <w:rPrChange w:id="228" w:author="Matt Silverman" w:date="2010-11-21T21:32:00Z">
                  <w:rPr>
                    <w:rStyle w:val="Hyperlink"/>
                    <w:noProof/>
                  </w:rPr>
                </w:rPrChange>
              </w:rPr>
              <w:delText>2.3</w:delText>
            </w:r>
            <w:r w:rsidDel="007176A1">
              <w:rPr>
                <w:rFonts w:asciiTheme="minorHAnsi" w:hAnsiTheme="minorHAnsi"/>
                <w:noProof/>
                <w:lang w:bidi="ar-SA"/>
              </w:rPr>
              <w:tab/>
            </w:r>
            <w:r w:rsidRPr="007176A1" w:rsidDel="007176A1">
              <w:rPr>
                <w:noProof/>
                <w:rPrChange w:id="229" w:author="Matt Silverman" w:date="2010-11-21T21:32:00Z">
                  <w:rPr>
                    <w:rStyle w:val="Hyperlink"/>
                    <w:noProof/>
                  </w:rPr>
                </w:rPrChange>
              </w:rPr>
              <w:delText>External Interface Requirements</w:delText>
            </w:r>
            <w:r w:rsidDel="007176A1">
              <w:rPr>
                <w:noProof/>
                <w:webHidden/>
              </w:rPr>
              <w:tab/>
              <w:delText>3</w:delText>
            </w:r>
          </w:del>
        </w:p>
        <w:p w14:paraId="14C2CBD8" w14:textId="77777777" w:rsidR="00B643B0" w:rsidDel="007176A1" w:rsidRDefault="00B643B0">
          <w:pPr>
            <w:pStyle w:val="TOC3"/>
            <w:tabs>
              <w:tab w:val="left" w:pos="1320"/>
              <w:tab w:val="right" w:leader="dot" w:pos="9350"/>
            </w:tabs>
            <w:rPr>
              <w:del w:id="230" w:author="Matt Silverman" w:date="2010-11-21T21:32:00Z"/>
              <w:rFonts w:asciiTheme="minorHAnsi" w:hAnsiTheme="minorHAnsi"/>
              <w:noProof/>
              <w:lang w:bidi="ar-SA"/>
            </w:rPr>
          </w:pPr>
          <w:del w:id="231" w:author="Matt Silverman" w:date="2010-11-21T21:32:00Z">
            <w:r w:rsidRPr="007176A1" w:rsidDel="007176A1">
              <w:rPr>
                <w:noProof/>
                <w:rPrChange w:id="232" w:author="Matt Silverman" w:date="2010-11-21T21:32:00Z">
                  <w:rPr>
                    <w:rStyle w:val="Hyperlink"/>
                    <w:noProof/>
                  </w:rPr>
                </w:rPrChange>
              </w:rPr>
              <w:delText>2.3.1</w:delText>
            </w:r>
            <w:r w:rsidDel="007176A1">
              <w:rPr>
                <w:rFonts w:asciiTheme="minorHAnsi" w:hAnsiTheme="minorHAnsi"/>
                <w:noProof/>
                <w:lang w:bidi="ar-SA"/>
              </w:rPr>
              <w:tab/>
            </w:r>
            <w:r w:rsidRPr="007176A1" w:rsidDel="007176A1">
              <w:rPr>
                <w:noProof/>
                <w:rPrChange w:id="233" w:author="Matt Silverman" w:date="2010-11-21T21:32:00Z">
                  <w:rPr>
                    <w:rStyle w:val="Hyperlink"/>
                    <w:noProof/>
                  </w:rPr>
                </w:rPrChange>
              </w:rPr>
              <w:delText>User Interfaces</w:delText>
            </w:r>
            <w:r w:rsidDel="007176A1">
              <w:rPr>
                <w:noProof/>
                <w:webHidden/>
              </w:rPr>
              <w:tab/>
              <w:delText>3</w:delText>
            </w:r>
          </w:del>
        </w:p>
        <w:p w14:paraId="1012DB4A" w14:textId="77777777" w:rsidR="00B643B0" w:rsidDel="007176A1" w:rsidRDefault="00B643B0">
          <w:pPr>
            <w:pStyle w:val="TOC3"/>
            <w:tabs>
              <w:tab w:val="left" w:pos="1320"/>
              <w:tab w:val="right" w:leader="dot" w:pos="9350"/>
            </w:tabs>
            <w:rPr>
              <w:del w:id="234" w:author="Matt Silverman" w:date="2010-11-21T21:32:00Z"/>
              <w:rFonts w:asciiTheme="minorHAnsi" w:hAnsiTheme="minorHAnsi"/>
              <w:noProof/>
              <w:lang w:bidi="ar-SA"/>
            </w:rPr>
          </w:pPr>
          <w:del w:id="235" w:author="Matt Silverman" w:date="2010-11-21T21:32:00Z">
            <w:r w:rsidRPr="007176A1" w:rsidDel="007176A1">
              <w:rPr>
                <w:noProof/>
                <w:rPrChange w:id="236" w:author="Matt Silverman" w:date="2010-11-21T21:32:00Z">
                  <w:rPr>
                    <w:rStyle w:val="Hyperlink"/>
                    <w:noProof/>
                  </w:rPr>
                </w:rPrChange>
              </w:rPr>
              <w:delText>2.3.2</w:delText>
            </w:r>
            <w:r w:rsidDel="007176A1">
              <w:rPr>
                <w:rFonts w:asciiTheme="minorHAnsi" w:hAnsiTheme="minorHAnsi"/>
                <w:noProof/>
                <w:lang w:bidi="ar-SA"/>
              </w:rPr>
              <w:tab/>
            </w:r>
            <w:r w:rsidRPr="007176A1" w:rsidDel="007176A1">
              <w:rPr>
                <w:noProof/>
                <w:rPrChange w:id="237" w:author="Matt Silverman" w:date="2010-11-21T21:32:00Z">
                  <w:rPr>
                    <w:rStyle w:val="Hyperlink"/>
                    <w:noProof/>
                  </w:rPr>
                </w:rPrChange>
              </w:rPr>
              <w:delText>Hardware Interfaces</w:delText>
            </w:r>
            <w:r w:rsidDel="007176A1">
              <w:rPr>
                <w:noProof/>
                <w:webHidden/>
              </w:rPr>
              <w:tab/>
              <w:delText>3</w:delText>
            </w:r>
          </w:del>
        </w:p>
        <w:p w14:paraId="3E7353BD" w14:textId="77777777" w:rsidR="00B643B0" w:rsidDel="007176A1" w:rsidRDefault="00B643B0">
          <w:pPr>
            <w:pStyle w:val="TOC3"/>
            <w:tabs>
              <w:tab w:val="left" w:pos="1320"/>
              <w:tab w:val="right" w:leader="dot" w:pos="9350"/>
            </w:tabs>
            <w:rPr>
              <w:del w:id="238" w:author="Matt Silverman" w:date="2010-11-21T21:32:00Z"/>
              <w:rFonts w:asciiTheme="minorHAnsi" w:hAnsiTheme="minorHAnsi"/>
              <w:noProof/>
              <w:lang w:bidi="ar-SA"/>
            </w:rPr>
          </w:pPr>
          <w:del w:id="239" w:author="Matt Silverman" w:date="2010-11-21T21:32:00Z">
            <w:r w:rsidRPr="007176A1" w:rsidDel="007176A1">
              <w:rPr>
                <w:noProof/>
                <w:rPrChange w:id="240" w:author="Matt Silverman" w:date="2010-11-21T21:32:00Z">
                  <w:rPr>
                    <w:rStyle w:val="Hyperlink"/>
                    <w:noProof/>
                  </w:rPr>
                </w:rPrChange>
              </w:rPr>
              <w:delText>2.3.3</w:delText>
            </w:r>
            <w:r w:rsidDel="007176A1">
              <w:rPr>
                <w:rFonts w:asciiTheme="minorHAnsi" w:hAnsiTheme="minorHAnsi"/>
                <w:noProof/>
                <w:lang w:bidi="ar-SA"/>
              </w:rPr>
              <w:tab/>
            </w:r>
            <w:r w:rsidRPr="007176A1" w:rsidDel="007176A1">
              <w:rPr>
                <w:noProof/>
                <w:rPrChange w:id="241" w:author="Matt Silverman" w:date="2010-11-21T21:32:00Z">
                  <w:rPr>
                    <w:rStyle w:val="Hyperlink"/>
                    <w:noProof/>
                  </w:rPr>
                </w:rPrChange>
              </w:rPr>
              <w:delText>Software Interfaces</w:delText>
            </w:r>
            <w:r w:rsidDel="007176A1">
              <w:rPr>
                <w:noProof/>
                <w:webHidden/>
              </w:rPr>
              <w:tab/>
              <w:delText>3</w:delText>
            </w:r>
          </w:del>
        </w:p>
        <w:p w14:paraId="696059CA" w14:textId="77777777" w:rsidR="00B643B0" w:rsidDel="007176A1" w:rsidRDefault="00B643B0">
          <w:pPr>
            <w:pStyle w:val="TOC3"/>
            <w:tabs>
              <w:tab w:val="left" w:pos="1320"/>
              <w:tab w:val="right" w:leader="dot" w:pos="9350"/>
            </w:tabs>
            <w:rPr>
              <w:del w:id="242" w:author="Matt Silverman" w:date="2010-11-21T21:32:00Z"/>
              <w:rFonts w:asciiTheme="minorHAnsi" w:hAnsiTheme="minorHAnsi"/>
              <w:noProof/>
              <w:lang w:bidi="ar-SA"/>
            </w:rPr>
          </w:pPr>
          <w:del w:id="243" w:author="Matt Silverman" w:date="2010-11-21T21:32:00Z">
            <w:r w:rsidRPr="007176A1" w:rsidDel="007176A1">
              <w:rPr>
                <w:noProof/>
                <w:rPrChange w:id="244" w:author="Matt Silverman" w:date="2010-11-21T21:32:00Z">
                  <w:rPr>
                    <w:rStyle w:val="Hyperlink"/>
                    <w:noProof/>
                  </w:rPr>
                </w:rPrChange>
              </w:rPr>
              <w:delText>2.3.4</w:delText>
            </w:r>
            <w:r w:rsidDel="007176A1">
              <w:rPr>
                <w:rFonts w:asciiTheme="minorHAnsi" w:hAnsiTheme="minorHAnsi"/>
                <w:noProof/>
                <w:lang w:bidi="ar-SA"/>
              </w:rPr>
              <w:tab/>
            </w:r>
            <w:r w:rsidRPr="007176A1" w:rsidDel="007176A1">
              <w:rPr>
                <w:noProof/>
                <w:rPrChange w:id="245" w:author="Matt Silverman" w:date="2010-11-21T21:32:00Z">
                  <w:rPr>
                    <w:rStyle w:val="Hyperlink"/>
                    <w:noProof/>
                  </w:rPr>
                </w:rPrChange>
              </w:rPr>
              <w:delText>Communications Interfaces</w:delText>
            </w:r>
            <w:r w:rsidDel="007176A1">
              <w:rPr>
                <w:noProof/>
                <w:webHidden/>
              </w:rPr>
              <w:tab/>
              <w:delText>4</w:delText>
            </w:r>
          </w:del>
        </w:p>
        <w:p w14:paraId="30619C4F" w14:textId="77777777" w:rsidR="00B643B0" w:rsidDel="007176A1" w:rsidRDefault="00B643B0">
          <w:pPr>
            <w:pStyle w:val="TOC2"/>
            <w:tabs>
              <w:tab w:val="left" w:pos="880"/>
              <w:tab w:val="right" w:leader="dot" w:pos="9350"/>
            </w:tabs>
            <w:rPr>
              <w:del w:id="246" w:author="Matt Silverman" w:date="2010-11-21T21:32:00Z"/>
              <w:rFonts w:asciiTheme="minorHAnsi" w:hAnsiTheme="minorHAnsi"/>
              <w:noProof/>
              <w:lang w:bidi="ar-SA"/>
            </w:rPr>
          </w:pPr>
          <w:del w:id="247" w:author="Matt Silverman" w:date="2010-11-21T21:32:00Z">
            <w:r w:rsidRPr="007176A1" w:rsidDel="007176A1">
              <w:rPr>
                <w:noProof/>
                <w:rPrChange w:id="248" w:author="Matt Silverman" w:date="2010-11-21T21:32:00Z">
                  <w:rPr>
                    <w:rStyle w:val="Hyperlink"/>
                    <w:noProof/>
                  </w:rPr>
                </w:rPrChange>
              </w:rPr>
              <w:delText>2.4</w:delText>
            </w:r>
            <w:r w:rsidDel="007176A1">
              <w:rPr>
                <w:rFonts w:asciiTheme="minorHAnsi" w:hAnsiTheme="minorHAnsi"/>
                <w:noProof/>
                <w:lang w:bidi="ar-SA"/>
              </w:rPr>
              <w:tab/>
            </w:r>
            <w:r w:rsidRPr="007176A1" w:rsidDel="007176A1">
              <w:rPr>
                <w:noProof/>
                <w:rPrChange w:id="249" w:author="Matt Silverman" w:date="2010-11-21T21:32:00Z">
                  <w:rPr>
                    <w:rStyle w:val="Hyperlink"/>
                    <w:noProof/>
                  </w:rPr>
                </w:rPrChange>
              </w:rPr>
              <w:delText>System Features</w:delText>
            </w:r>
            <w:r w:rsidDel="007176A1">
              <w:rPr>
                <w:noProof/>
                <w:webHidden/>
              </w:rPr>
              <w:tab/>
              <w:delText>4</w:delText>
            </w:r>
          </w:del>
        </w:p>
        <w:p w14:paraId="2BB65B31" w14:textId="77777777" w:rsidR="00B643B0" w:rsidDel="007176A1" w:rsidRDefault="00B643B0">
          <w:pPr>
            <w:pStyle w:val="TOC3"/>
            <w:tabs>
              <w:tab w:val="left" w:pos="1320"/>
              <w:tab w:val="right" w:leader="dot" w:pos="9350"/>
            </w:tabs>
            <w:rPr>
              <w:del w:id="250" w:author="Matt Silverman" w:date="2010-11-21T21:32:00Z"/>
              <w:rFonts w:asciiTheme="minorHAnsi" w:hAnsiTheme="minorHAnsi"/>
              <w:noProof/>
              <w:lang w:bidi="ar-SA"/>
            </w:rPr>
          </w:pPr>
          <w:del w:id="251" w:author="Matt Silverman" w:date="2010-11-21T21:32:00Z">
            <w:r w:rsidRPr="007176A1" w:rsidDel="007176A1">
              <w:rPr>
                <w:noProof/>
                <w:rPrChange w:id="252" w:author="Matt Silverman" w:date="2010-11-21T21:32:00Z">
                  <w:rPr>
                    <w:rStyle w:val="Hyperlink"/>
                    <w:noProof/>
                  </w:rPr>
                </w:rPrChange>
              </w:rPr>
              <w:delText>2.4.1</w:delText>
            </w:r>
            <w:r w:rsidDel="007176A1">
              <w:rPr>
                <w:rFonts w:asciiTheme="minorHAnsi" w:hAnsiTheme="minorHAnsi"/>
                <w:noProof/>
                <w:lang w:bidi="ar-SA"/>
              </w:rPr>
              <w:tab/>
            </w:r>
            <w:r w:rsidRPr="007176A1" w:rsidDel="007176A1">
              <w:rPr>
                <w:noProof/>
                <w:rPrChange w:id="253" w:author="Matt Silverman" w:date="2010-11-21T21:32:00Z">
                  <w:rPr>
                    <w:rStyle w:val="Hyperlink"/>
                    <w:noProof/>
                  </w:rPr>
                </w:rPrChange>
              </w:rPr>
              <w:delText>Enter Search Criteria</w:delText>
            </w:r>
            <w:r w:rsidDel="007176A1">
              <w:rPr>
                <w:noProof/>
                <w:webHidden/>
              </w:rPr>
              <w:tab/>
              <w:delText>4</w:delText>
            </w:r>
          </w:del>
        </w:p>
        <w:p w14:paraId="0DD52E23" w14:textId="77777777" w:rsidR="00B643B0" w:rsidDel="007176A1" w:rsidRDefault="00B643B0">
          <w:pPr>
            <w:pStyle w:val="TOC3"/>
            <w:tabs>
              <w:tab w:val="left" w:pos="1320"/>
              <w:tab w:val="right" w:leader="dot" w:pos="9350"/>
            </w:tabs>
            <w:rPr>
              <w:del w:id="254" w:author="Matt Silverman" w:date="2010-11-21T21:32:00Z"/>
              <w:rFonts w:asciiTheme="minorHAnsi" w:hAnsiTheme="minorHAnsi"/>
              <w:noProof/>
              <w:lang w:bidi="ar-SA"/>
            </w:rPr>
          </w:pPr>
          <w:del w:id="255" w:author="Matt Silverman" w:date="2010-11-21T21:32:00Z">
            <w:r w:rsidRPr="007176A1" w:rsidDel="007176A1">
              <w:rPr>
                <w:noProof/>
                <w:rPrChange w:id="256" w:author="Matt Silverman" w:date="2010-11-21T21:32:00Z">
                  <w:rPr>
                    <w:rStyle w:val="Hyperlink"/>
                    <w:noProof/>
                  </w:rPr>
                </w:rPrChange>
              </w:rPr>
              <w:delText>2.4.2</w:delText>
            </w:r>
            <w:r w:rsidDel="007176A1">
              <w:rPr>
                <w:rFonts w:asciiTheme="minorHAnsi" w:hAnsiTheme="minorHAnsi"/>
                <w:noProof/>
                <w:lang w:bidi="ar-SA"/>
              </w:rPr>
              <w:tab/>
            </w:r>
            <w:r w:rsidRPr="007176A1" w:rsidDel="007176A1">
              <w:rPr>
                <w:noProof/>
                <w:rPrChange w:id="257" w:author="Matt Silverman" w:date="2010-11-21T21:32:00Z">
                  <w:rPr>
                    <w:rStyle w:val="Hyperlink"/>
                    <w:noProof/>
                  </w:rPr>
                </w:rPrChange>
              </w:rPr>
              <w:delText>Execute Search</w:delText>
            </w:r>
            <w:r w:rsidDel="007176A1">
              <w:rPr>
                <w:noProof/>
                <w:webHidden/>
              </w:rPr>
              <w:tab/>
              <w:delText>4</w:delText>
            </w:r>
          </w:del>
        </w:p>
        <w:p w14:paraId="4657A532" w14:textId="77777777" w:rsidR="00B643B0" w:rsidDel="007176A1" w:rsidRDefault="00B643B0">
          <w:pPr>
            <w:pStyle w:val="TOC3"/>
            <w:tabs>
              <w:tab w:val="left" w:pos="1320"/>
              <w:tab w:val="right" w:leader="dot" w:pos="9350"/>
            </w:tabs>
            <w:rPr>
              <w:del w:id="258" w:author="Matt Silverman" w:date="2010-11-21T21:32:00Z"/>
              <w:rFonts w:asciiTheme="minorHAnsi" w:hAnsiTheme="minorHAnsi"/>
              <w:noProof/>
              <w:lang w:bidi="ar-SA"/>
            </w:rPr>
          </w:pPr>
          <w:del w:id="259" w:author="Matt Silverman" w:date="2010-11-21T21:32:00Z">
            <w:r w:rsidRPr="007176A1" w:rsidDel="007176A1">
              <w:rPr>
                <w:noProof/>
                <w:rPrChange w:id="260" w:author="Matt Silverman" w:date="2010-11-21T21:32:00Z">
                  <w:rPr>
                    <w:rStyle w:val="Hyperlink"/>
                    <w:noProof/>
                  </w:rPr>
                </w:rPrChange>
              </w:rPr>
              <w:delText>2.4.3</w:delText>
            </w:r>
            <w:r w:rsidDel="007176A1">
              <w:rPr>
                <w:rFonts w:asciiTheme="minorHAnsi" w:hAnsiTheme="minorHAnsi"/>
                <w:noProof/>
                <w:lang w:bidi="ar-SA"/>
              </w:rPr>
              <w:tab/>
            </w:r>
            <w:r w:rsidRPr="007176A1" w:rsidDel="007176A1">
              <w:rPr>
                <w:noProof/>
                <w:rPrChange w:id="261" w:author="Matt Silverman" w:date="2010-11-21T21:32:00Z">
                  <w:rPr>
                    <w:rStyle w:val="Hyperlink"/>
                    <w:noProof/>
                  </w:rPr>
                </w:rPrChange>
              </w:rPr>
              <w:delText>List the Search Results</w:delText>
            </w:r>
            <w:r w:rsidDel="007176A1">
              <w:rPr>
                <w:noProof/>
                <w:webHidden/>
              </w:rPr>
              <w:tab/>
              <w:delText>5</w:delText>
            </w:r>
          </w:del>
        </w:p>
        <w:p w14:paraId="2B6936A6" w14:textId="77777777" w:rsidR="00B643B0" w:rsidDel="007176A1" w:rsidRDefault="00B643B0">
          <w:pPr>
            <w:pStyle w:val="TOC3"/>
            <w:tabs>
              <w:tab w:val="left" w:pos="1320"/>
              <w:tab w:val="right" w:leader="dot" w:pos="9350"/>
            </w:tabs>
            <w:rPr>
              <w:del w:id="262" w:author="Matt Silverman" w:date="2010-11-21T21:32:00Z"/>
              <w:rFonts w:asciiTheme="minorHAnsi" w:hAnsiTheme="minorHAnsi"/>
              <w:noProof/>
              <w:lang w:bidi="ar-SA"/>
            </w:rPr>
          </w:pPr>
          <w:del w:id="263" w:author="Matt Silverman" w:date="2010-11-21T21:32:00Z">
            <w:r w:rsidRPr="007176A1" w:rsidDel="007176A1">
              <w:rPr>
                <w:noProof/>
                <w:rPrChange w:id="264" w:author="Matt Silverman" w:date="2010-11-21T21:32:00Z">
                  <w:rPr>
                    <w:rStyle w:val="Hyperlink"/>
                    <w:noProof/>
                  </w:rPr>
                </w:rPrChange>
              </w:rPr>
              <w:delText>2.4.4</w:delText>
            </w:r>
            <w:r w:rsidDel="007176A1">
              <w:rPr>
                <w:rFonts w:asciiTheme="minorHAnsi" w:hAnsiTheme="minorHAnsi"/>
                <w:noProof/>
                <w:lang w:bidi="ar-SA"/>
              </w:rPr>
              <w:tab/>
            </w:r>
            <w:r w:rsidRPr="007176A1" w:rsidDel="007176A1">
              <w:rPr>
                <w:noProof/>
                <w:rPrChange w:id="265" w:author="Matt Silverman" w:date="2010-11-21T21:32:00Z">
                  <w:rPr>
                    <w:rStyle w:val="Hyperlink"/>
                    <w:noProof/>
                  </w:rPr>
                </w:rPrChange>
              </w:rPr>
              <w:delText>Display a Map</w:delText>
            </w:r>
            <w:r w:rsidDel="007176A1">
              <w:rPr>
                <w:noProof/>
                <w:webHidden/>
              </w:rPr>
              <w:tab/>
              <w:delText>5</w:delText>
            </w:r>
          </w:del>
        </w:p>
        <w:p w14:paraId="7E623CB7" w14:textId="77777777" w:rsidR="00B643B0" w:rsidDel="007176A1" w:rsidRDefault="00B643B0">
          <w:pPr>
            <w:pStyle w:val="TOC3"/>
            <w:tabs>
              <w:tab w:val="left" w:pos="1320"/>
              <w:tab w:val="right" w:leader="dot" w:pos="9350"/>
            </w:tabs>
            <w:rPr>
              <w:del w:id="266" w:author="Matt Silverman" w:date="2010-11-21T21:32:00Z"/>
              <w:rFonts w:asciiTheme="minorHAnsi" w:hAnsiTheme="minorHAnsi"/>
              <w:noProof/>
              <w:lang w:bidi="ar-SA"/>
            </w:rPr>
          </w:pPr>
          <w:del w:id="267" w:author="Matt Silverman" w:date="2010-11-21T21:32:00Z">
            <w:r w:rsidRPr="007176A1" w:rsidDel="007176A1">
              <w:rPr>
                <w:noProof/>
                <w:rPrChange w:id="268" w:author="Matt Silverman" w:date="2010-11-21T21:32:00Z">
                  <w:rPr>
                    <w:rStyle w:val="Hyperlink"/>
                    <w:noProof/>
                  </w:rPr>
                </w:rPrChange>
              </w:rPr>
              <w:delText>2.4.5</w:delText>
            </w:r>
            <w:r w:rsidDel="007176A1">
              <w:rPr>
                <w:rFonts w:asciiTheme="minorHAnsi" w:hAnsiTheme="minorHAnsi"/>
                <w:noProof/>
                <w:lang w:bidi="ar-SA"/>
              </w:rPr>
              <w:tab/>
            </w:r>
            <w:r w:rsidRPr="007176A1" w:rsidDel="007176A1">
              <w:rPr>
                <w:noProof/>
                <w:rPrChange w:id="269" w:author="Matt Silverman" w:date="2010-11-21T21:32:00Z">
                  <w:rPr>
                    <w:rStyle w:val="Hyperlink"/>
                    <w:noProof/>
                  </w:rPr>
                </w:rPrChange>
              </w:rPr>
              <w:delText>Option to Search Again</w:delText>
            </w:r>
            <w:r w:rsidDel="007176A1">
              <w:rPr>
                <w:noProof/>
                <w:webHidden/>
              </w:rPr>
              <w:tab/>
              <w:delText>6</w:delText>
            </w:r>
          </w:del>
        </w:p>
        <w:p w14:paraId="19C04473" w14:textId="77777777" w:rsidR="00B643B0" w:rsidDel="007176A1" w:rsidRDefault="00B643B0">
          <w:pPr>
            <w:pStyle w:val="TOC3"/>
            <w:tabs>
              <w:tab w:val="left" w:pos="1320"/>
              <w:tab w:val="right" w:leader="dot" w:pos="9350"/>
            </w:tabs>
            <w:rPr>
              <w:del w:id="270" w:author="Matt Silverman" w:date="2010-11-21T21:32:00Z"/>
              <w:rFonts w:asciiTheme="minorHAnsi" w:hAnsiTheme="minorHAnsi"/>
              <w:noProof/>
              <w:lang w:bidi="ar-SA"/>
            </w:rPr>
          </w:pPr>
          <w:del w:id="271" w:author="Matt Silverman" w:date="2010-11-21T21:32:00Z">
            <w:r w:rsidRPr="007176A1" w:rsidDel="007176A1">
              <w:rPr>
                <w:noProof/>
                <w:rPrChange w:id="272" w:author="Matt Silverman" w:date="2010-11-21T21:32:00Z">
                  <w:rPr>
                    <w:rStyle w:val="Hyperlink"/>
                    <w:noProof/>
                  </w:rPr>
                </w:rPrChange>
              </w:rPr>
              <w:delText>2.4.6</w:delText>
            </w:r>
            <w:r w:rsidDel="007176A1">
              <w:rPr>
                <w:rFonts w:asciiTheme="minorHAnsi" w:hAnsiTheme="minorHAnsi"/>
                <w:noProof/>
                <w:lang w:bidi="ar-SA"/>
              </w:rPr>
              <w:tab/>
            </w:r>
            <w:r w:rsidRPr="007176A1" w:rsidDel="007176A1">
              <w:rPr>
                <w:noProof/>
                <w:rPrChange w:id="273" w:author="Matt Silverman" w:date="2010-11-21T21:32:00Z">
                  <w:rPr>
                    <w:rStyle w:val="Hyperlink"/>
                    <w:noProof/>
                  </w:rPr>
                </w:rPrChange>
              </w:rPr>
              <w:delText>Option to Select Number of Results to Return</w:delText>
            </w:r>
            <w:r w:rsidDel="007176A1">
              <w:rPr>
                <w:noProof/>
                <w:webHidden/>
              </w:rPr>
              <w:tab/>
              <w:delText>6</w:delText>
            </w:r>
          </w:del>
        </w:p>
        <w:p w14:paraId="000EAEF2" w14:textId="77777777" w:rsidR="00B643B0" w:rsidDel="007176A1" w:rsidRDefault="00B643B0">
          <w:pPr>
            <w:pStyle w:val="TOC3"/>
            <w:tabs>
              <w:tab w:val="left" w:pos="1320"/>
              <w:tab w:val="right" w:leader="dot" w:pos="9350"/>
            </w:tabs>
            <w:rPr>
              <w:del w:id="274" w:author="Matt Silverman" w:date="2010-11-21T21:32:00Z"/>
              <w:rFonts w:asciiTheme="minorHAnsi" w:hAnsiTheme="minorHAnsi"/>
              <w:noProof/>
              <w:lang w:bidi="ar-SA"/>
            </w:rPr>
          </w:pPr>
          <w:del w:id="275" w:author="Matt Silverman" w:date="2010-11-21T21:32:00Z">
            <w:r w:rsidRPr="007176A1" w:rsidDel="007176A1">
              <w:rPr>
                <w:noProof/>
                <w:rPrChange w:id="276" w:author="Matt Silverman" w:date="2010-11-21T21:32:00Z">
                  <w:rPr>
                    <w:rStyle w:val="Hyperlink"/>
                    <w:noProof/>
                  </w:rPr>
                </w:rPrChange>
              </w:rPr>
              <w:delText>2.4.7</w:delText>
            </w:r>
            <w:r w:rsidDel="007176A1">
              <w:rPr>
                <w:rFonts w:asciiTheme="minorHAnsi" w:hAnsiTheme="minorHAnsi"/>
                <w:noProof/>
                <w:lang w:bidi="ar-SA"/>
              </w:rPr>
              <w:tab/>
            </w:r>
            <w:r w:rsidRPr="007176A1" w:rsidDel="007176A1">
              <w:rPr>
                <w:noProof/>
                <w:rPrChange w:id="277" w:author="Matt Silverman" w:date="2010-11-21T21:32:00Z">
                  <w:rPr>
                    <w:rStyle w:val="Hyperlink"/>
                    <w:noProof/>
                  </w:rPr>
                </w:rPrChange>
              </w:rPr>
              <w:delText>Option to Overlay Multiple Search Results</w:delText>
            </w:r>
            <w:r w:rsidDel="007176A1">
              <w:rPr>
                <w:noProof/>
                <w:webHidden/>
              </w:rPr>
              <w:tab/>
              <w:delText>7</w:delText>
            </w:r>
          </w:del>
        </w:p>
        <w:p w14:paraId="4E5A321C" w14:textId="77777777" w:rsidR="00B643B0" w:rsidDel="007176A1" w:rsidRDefault="00B643B0">
          <w:pPr>
            <w:pStyle w:val="TOC3"/>
            <w:tabs>
              <w:tab w:val="left" w:pos="1320"/>
              <w:tab w:val="right" w:leader="dot" w:pos="9350"/>
            </w:tabs>
            <w:rPr>
              <w:del w:id="278" w:author="Matt Silverman" w:date="2010-11-21T21:32:00Z"/>
              <w:rFonts w:asciiTheme="minorHAnsi" w:hAnsiTheme="minorHAnsi"/>
              <w:noProof/>
              <w:lang w:bidi="ar-SA"/>
            </w:rPr>
          </w:pPr>
          <w:del w:id="279" w:author="Matt Silverman" w:date="2010-11-21T21:32:00Z">
            <w:r w:rsidRPr="007176A1" w:rsidDel="007176A1">
              <w:rPr>
                <w:noProof/>
                <w:rPrChange w:id="280" w:author="Matt Silverman" w:date="2010-11-21T21:32:00Z">
                  <w:rPr>
                    <w:rStyle w:val="Hyperlink"/>
                    <w:noProof/>
                  </w:rPr>
                </w:rPrChange>
              </w:rPr>
              <w:delText>2.4.8</w:delText>
            </w:r>
            <w:r w:rsidDel="007176A1">
              <w:rPr>
                <w:rFonts w:asciiTheme="minorHAnsi" w:hAnsiTheme="minorHAnsi"/>
                <w:noProof/>
                <w:lang w:bidi="ar-SA"/>
              </w:rPr>
              <w:tab/>
            </w:r>
            <w:r w:rsidRPr="007176A1" w:rsidDel="007176A1">
              <w:rPr>
                <w:noProof/>
                <w:rPrChange w:id="281" w:author="Matt Silverman" w:date="2010-11-21T21:32:00Z">
                  <w:rPr>
                    <w:rStyle w:val="Hyperlink"/>
                    <w:noProof/>
                  </w:rPr>
                </w:rPrChange>
              </w:rPr>
              <w:delText>Option to Limit to only Posts Made in the U.S.</w:delText>
            </w:r>
            <w:r w:rsidDel="007176A1">
              <w:rPr>
                <w:noProof/>
                <w:webHidden/>
              </w:rPr>
              <w:tab/>
              <w:delText>7</w:delText>
            </w:r>
          </w:del>
        </w:p>
        <w:p w14:paraId="75413EDA" w14:textId="77777777" w:rsidR="00B643B0" w:rsidDel="007176A1" w:rsidRDefault="00B643B0">
          <w:pPr>
            <w:pStyle w:val="TOC2"/>
            <w:tabs>
              <w:tab w:val="left" w:pos="880"/>
              <w:tab w:val="right" w:leader="dot" w:pos="9350"/>
            </w:tabs>
            <w:rPr>
              <w:del w:id="282" w:author="Matt Silverman" w:date="2010-11-21T21:32:00Z"/>
              <w:rFonts w:asciiTheme="minorHAnsi" w:hAnsiTheme="minorHAnsi"/>
              <w:noProof/>
              <w:lang w:bidi="ar-SA"/>
            </w:rPr>
          </w:pPr>
          <w:del w:id="283" w:author="Matt Silverman" w:date="2010-11-21T21:32:00Z">
            <w:r w:rsidRPr="007176A1" w:rsidDel="007176A1">
              <w:rPr>
                <w:noProof/>
                <w:rPrChange w:id="284" w:author="Matt Silverman" w:date="2010-11-21T21:32:00Z">
                  <w:rPr>
                    <w:rStyle w:val="Hyperlink"/>
                    <w:noProof/>
                  </w:rPr>
                </w:rPrChange>
              </w:rPr>
              <w:delText>2.5</w:delText>
            </w:r>
            <w:r w:rsidDel="007176A1">
              <w:rPr>
                <w:rFonts w:asciiTheme="minorHAnsi" w:hAnsiTheme="minorHAnsi"/>
                <w:noProof/>
                <w:lang w:bidi="ar-SA"/>
              </w:rPr>
              <w:tab/>
            </w:r>
            <w:r w:rsidRPr="007176A1" w:rsidDel="007176A1">
              <w:rPr>
                <w:noProof/>
                <w:rPrChange w:id="285" w:author="Matt Silverman" w:date="2010-11-21T21:32:00Z">
                  <w:rPr>
                    <w:rStyle w:val="Hyperlink"/>
                    <w:noProof/>
                  </w:rPr>
                </w:rPrChange>
              </w:rPr>
              <w:delText>Other Nonfunctional Requirements</w:delText>
            </w:r>
            <w:r w:rsidDel="007176A1">
              <w:rPr>
                <w:noProof/>
                <w:webHidden/>
              </w:rPr>
              <w:tab/>
              <w:delText>8</w:delText>
            </w:r>
          </w:del>
        </w:p>
        <w:p w14:paraId="63152123" w14:textId="77777777" w:rsidR="00B643B0" w:rsidDel="007176A1" w:rsidRDefault="00B643B0">
          <w:pPr>
            <w:pStyle w:val="TOC3"/>
            <w:tabs>
              <w:tab w:val="left" w:pos="1320"/>
              <w:tab w:val="right" w:leader="dot" w:pos="9350"/>
            </w:tabs>
            <w:rPr>
              <w:del w:id="286" w:author="Matt Silverman" w:date="2010-11-21T21:32:00Z"/>
              <w:rFonts w:asciiTheme="minorHAnsi" w:hAnsiTheme="minorHAnsi"/>
              <w:noProof/>
              <w:lang w:bidi="ar-SA"/>
            </w:rPr>
          </w:pPr>
          <w:del w:id="287" w:author="Matt Silverman" w:date="2010-11-21T21:32:00Z">
            <w:r w:rsidRPr="007176A1" w:rsidDel="007176A1">
              <w:rPr>
                <w:noProof/>
                <w:rPrChange w:id="288" w:author="Matt Silverman" w:date="2010-11-21T21:32:00Z">
                  <w:rPr>
                    <w:rStyle w:val="Hyperlink"/>
                    <w:noProof/>
                  </w:rPr>
                </w:rPrChange>
              </w:rPr>
              <w:delText>2.5.1</w:delText>
            </w:r>
            <w:r w:rsidDel="007176A1">
              <w:rPr>
                <w:rFonts w:asciiTheme="minorHAnsi" w:hAnsiTheme="minorHAnsi"/>
                <w:noProof/>
                <w:lang w:bidi="ar-SA"/>
              </w:rPr>
              <w:tab/>
            </w:r>
            <w:r w:rsidRPr="007176A1" w:rsidDel="007176A1">
              <w:rPr>
                <w:noProof/>
                <w:rPrChange w:id="289" w:author="Matt Silverman" w:date="2010-11-21T21:32:00Z">
                  <w:rPr>
                    <w:rStyle w:val="Hyperlink"/>
                    <w:noProof/>
                  </w:rPr>
                </w:rPrChange>
              </w:rPr>
              <w:delText>Performance Requirements</w:delText>
            </w:r>
            <w:r w:rsidDel="007176A1">
              <w:rPr>
                <w:noProof/>
                <w:webHidden/>
              </w:rPr>
              <w:tab/>
              <w:delText>8</w:delText>
            </w:r>
          </w:del>
        </w:p>
        <w:p w14:paraId="3CA523F1" w14:textId="77777777" w:rsidR="00B643B0" w:rsidDel="007176A1" w:rsidRDefault="00B643B0">
          <w:pPr>
            <w:pStyle w:val="TOC3"/>
            <w:tabs>
              <w:tab w:val="left" w:pos="1320"/>
              <w:tab w:val="right" w:leader="dot" w:pos="9350"/>
            </w:tabs>
            <w:rPr>
              <w:del w:id="290" w:author="Matt Silverman" w:date="2010-11-21T21:32:00Z"/>
              <w:rFonts w:asciiTheme="minorHAnsi" w:hAnsiTheme="minorHAnsi"/>
              <w:noProof/>
              <w:lang w:bidi="ar-SA"/>
            </w:rPr>
          </w:pPr>
          <w:del w:id="291" w:author="Matt Silverman" w:date="2010-11-21T21:32:00Z">
            <w:r w:rsidRPr="007176A1" w:rsidDel="007176A1">
              <w:rPr>
                <w:noProof/>
                <w:rPrChange w:id="292" w:author="Matt Silverman" w:date="2010-11-21T21:32:00Z">
                  <w:rPr>
                    <w:rStyle w:val="Hyperlink"/>
                    <w:noProof/>
                  </w:rPr>
                </w:rPrChange>
              </w:rPr>
              <w:delText>2.5.2</w:delText>
            </w:r>
            <w:r w:rsidDel="007176A1">
              <w:rPr>
                <w:rFonts w:asciiTheme="minorHAnsi" w:hAnsiTheme="minorHAnsi"/>
                <w:noProof/>
                <w:lang w:bidi="ar-SA"/>
              </w:rPr>
              <w:tab/>
            </w:r>
            <w:r w:rsidRPr="007176A1" w:rsidDel="007176A1">
              <w:rPr>
                <w:noProof/>
                <w:rPrChange w:id="293" w:author="Matt Silverman" w:date="2010-11-21T21:32:00Z">
                  <w:rPr>
                    <w:rStyle w:val="Hyperlink"/>
                    <w:noProof/>
                  </w:rPr>
                </w:rPrChange>
              </w:rPr>
              <w:delText>Safety Requirements</w:delText>
            </w:r>
            <w:r w:rsidDel="007176A1">
              <w:rPr>
                <w:noProof/>
                <w:webHidden/>
              </w:rPr>
              <w:tab/>
              <w:delText>8</w:delText>
            </w:r>
          </w:del>
        </w:p>
        <w:p w14:paraId="2660A16E" w14:textId="77777777" w:rsidR="00B643B0" w:rsidDel="007176A1" w:rsidRDefault="00B643B0">
          <w:pPr>
            <w:pStyle w:val="TOC3"/>
            <w:tabs>
              <w:tab w:val="left" w:pos="1320"/>
              <w:tab w:val="right" w:leader="dot" w:pos="9350"/>
            </w:tabs>
            <w:rPr>
              <w:del w:id="294" w:author="Matt Silverman" w:date="2010-11-21T21:32:00Z"/>
              <w:rFonts w:asciiTheme="minorHAnsi" w:hAnsiTheme="minorHAnsi"/>
              <w:noProof/>
              <w:lang w:bidi="ar-SA"/>
            </w:rPr>
          </w:pPr>
          <w:del w:id="295" w:author="Matt Silverman" w:date="2010-11-21T21:32:00Z">
            <w:r w:rsidRPr="007176A1" w:rsidDel="007176A1">
              <w:rPr>
                <w:noProof/>
                <w:rPrChange w:id="296" w:author="Matt Silverman" w:date="2010-11-21T21:32:00Z">
                  <w:rPr>
                    <w:rStyle w:val="Hyperlink"/>
                    <w:noProof/>
                  </w:rPr>
                </w:rPrChange>
              </w:rPr>
              <w:delText>2.5.3</w:delText>
            </w:r>
            <w:r w:rsidDel="007176A1">
              <w:rPr>
                <w:rFonts w:asciiTheme="minorHAnsi" w:hAnsiTheme="minorHAnsi"/>
                <w:noProof/>
                <w:lang w:bidi="ar-SA"/>
              </w:rPr>
              <w:tab/>
            </w:r>
            <w:r w:rsidRPr="007176A1" w:rsidDel="007176A1">
              <w:rPr>
                <w:noProof/>
                <w:rPrChange w:id="297" w:author="Matt Silverman" w:date="2010-11-21T21:32:00Z">
                  <w:rPr>
                    <w:rStyle w:val="Hyperlink"/>
                    <w:noProof/>
                  </w:rPr>
                </w:rPrChange>
              </w:rPr>
              <w:delText>Security Requirements</w:delText>
            </w:r>
            <w:r w:rsidDel="007176A1">
              <w:rPr>
                <w:noProof/>
                <w:webHidden/>
              </w:rPr>
              <w:tab/>
              <w:delText>8</w:delText>
            </w:r>
          </w:del>
        </w:p>
        <w:p w14:paraId="641DBA5F" w14:textId="77777777" w:rsidR="00B643B0" w:rsidDel="007176A1" w:rsidRDefault="00B643B0">
          <w:pPr>
            <w:pStyle w:val="TOC1"/>
            <w:rPr>
              <w:del w:id="298" w:author="Matt Silverman" w:date="2010-11-21T21:32:00Z"/>
              <w:rFonts w:asciiTheme="minorHAnsi" w:hAnsiTheme="minorHAnsi"/>
              <w:noProof/>
              <w:lang w:bidi="ar-SA"/>
            </w:rPr>
          </w:pPr>
          <w:del w:id="299" w:author="Matt Silverman" w:date="2010-11-21T21:32:00Z">
            <w:r w:rsidRPr="007176A1" w:rsidDel="007176A1">
              <w:rPr>
                <w:noProof/>
                <w:rPrChange w:id="300" w:author="Matt Silverman" w:date="2010-11-21T21:32:00Z">
                  <w:rPr>
                    <w:rStyle w:val="Hyperlink"/>
                    <w:noProof/>
                  </w:rPr>
                </w:rPrChange>
              </w:rPr>
              <w:delText>3</w:delText>
            </w:r>
            <w:r w:rsidDel="007176A1">
              <w:rPr>
                <w:rFonts w:asciiTheme="minorHAnsi" w:hAnsiTheme="minorHAnsi"/>
                <w:noProof/>
                <w:lang w:bidi="ar-SA"/>
              </w:rPr>
              <w:tab/>
            </w:r>
            <w:r w:rsidRPr="007176A1" w:rsidDel="007176A1">
              <w:rPr>
                <w:noProof/>
                <w:rPrChange w:id="301" w:author="Matt Silverman" w:date="2010-11-21T21:32:00Z">
                  <w:rPr>
                    <w:rStyle w:val="Hyperlink"/>
                    <w:noProof/>
                  </w:rPr>
                </w:rPrChange>
              </w:rPr>
              <w:delText>Software Design</w:delText>
            </w:r>
            <w:r w:rsidDel="007176A1">
              <w:rPr>
                <w:noProof/>
                <w:webHidden/>
              </w:rPr>
              <w:tab/>
              <w:delText>8</w:delText>
            </w:r>
          </w:del>
        </w:p>
        <w:p w14:paraId="6383BE4E" w14:textId="77777777" w:rsidR="00B643B0" w:rsidDel="007176A1" w:rsidRDefault="00B643B0">
          <w:pPr>
            <w:pStyle w:val="TOC2"/>
            <w:tabs>
              <w:tab w:val="left" w:pos="880"/>
              <w:tab w:val="right" w:leader="dot" w:pos="9350"/>
            </w:tabs>
            <w:rPr>
              <w:del w:id="302" w:author="Matt Silverman" w:date="2010-11-21T21:32:00Z"/>
              <w:rFonts w:asciiTheme="minorHAnsi" w:hAnsiTheme="minorHAnsi"/>
              <w:noProof/>
              <w:lang w:bidi="ar-SA"/>
            </w:rPr>
          </w:pPr>
          <w:del w:id="303" w:author="Matt Silverman" w:date="2010-11-21T21:32:00Z">
            <w:r w:rsidRPr="007176A1" w:rsidDel="007176A1">
              <w:rPr>
                <w:noProof/>
                <w:rPrChange w:id="304" w:author="Matt Silverman" w:date="2010-11-21T21:32:00Z">
                  <w:rPr>
                    <w:rStyle w:val="Hyperlink"/>
                    <w:noProof/>
                  </w:rPr>
                </w:rPrChange>
              </w:rPr>
              <w:delText>3.1</w:delText>
            </w:r>
            <w:r w:rsidDel="007176A1">
              <w:rPr>
                <w:rFonts w:asciiTheme="minorHAnsi" w:hAnsiTheme="minorHAnsi"/>
                <w:noProof/>
                <w:lang w:bidi="ar-SA"/>
              </w:rPr>
              <w:tab/>
            </w:r>
            <w:r w:rsidRPr="007176A1" w:rsidDel="007176A1">
              <w:rPr>
                <w:noProof/>
                <w:rPrChange w:id="305" w:author="Matt Silverman" w:date="2010-11-21T21:32:00Z">
                  <w:rPr>
                    <w:rStyle w:val="Hyperlink"/>
                    <w:noProof/>
                  </w:rPr>
                </w:rPrChange>
              </w:rPr>
              <w:delText>Design Goals</w:delText>
            </w:r>
            <w:r w:rsidDel="007176A1">
              <w:rPr>
                <w:noProof/>
                <w:webHidden/>
              </w:rPr>
              <w:tab/>
              <w:delText>8</w:delText>
            </w:r>
          </w:del>
        </w:p>
        <w:p w14:paraId="50289079" w14:textId="77777777" w:rsidR="00B643B0" w:rsidDel="007176A1" w:rsidRDefault="00B643B0">
          <w:pPr>
            <w:pStyle w:val="TOC2"/>
            <w:tabs>
              <w:tab w:val="left" w:pos="880"/>
              <w:tab w:val="right" w:leader="dot" w:pos="9350"/>
            </w:tabs>
            <w:rPr>
              <w:del w:id="306" w:author="Matt Silverman" w:date="2010-11-21T21:32:00Z"/>
              <w:rFonts w:asciiTheme="minorHAnsi" w:hAnsiTheme="minorHAnsi"/>
              <w:noProof/>
              <w:lang w:bidi="ar-SA"/>
            </w:rPr>
          </w:pPr>
          <w:del w:id="307" w:author="Matt Silverman" w:date="2010-11-21T21:32:00Z">
            <w:r w:rsidRPr="007176A1" w:rsidDel="007176A1">
              <w:rPr>
                <w:noProof/>
                <w:rPrChange w:id="308" w:author="Matt Silverman" w:date="2010-11-21T21:32:00Z">
                  <w:rPr>
                    <w:rStyle w:val="Hyperlink"/>
                    <w:noProof/>
                  </w:rPr>
                </w:rPrChange>
              </w:rPr>
              <w:delText>3.2</w:delText>
            </w:r>
            <w:r w:rsidDel="007176A1">
              <w:rPr>
                <w:rFonts w:asciiTheme="minorHAnsi" w:hAnsiTheme="minorHAnsi"/>
                <w:noProof/>
                <w:lang w:bidi="ar-SA"/>
              </w:rPr>
              <w:tab/>
            </w:r>
            <w:r w:rsidRPr="007176A1" w:rsidDel="007176A1">
              <w:rPr>
                <w:noProof/>
                <w:rPrChange w:id="309" w:author="Matt Silverman" w:date="2010-11-21T21:32:00Z">
                  <w:rPr>
                    <w:rStyle w:val="Hyperlink"/>
                    <w:noProof/>
                  </w:rPr>
                </w:rPrChange>
              </w:rPr>
              <w:delText>Architecture</w:delText>
            </w:r>
            <w:r w:rsidDel="007176A1">
              <w:rPr>
                <w:noProof/>
                <w:webHidden/>
              </w:rPr>
              <w:tab/>
              <w:delText>8</w:delText>
            </w:r>
          </w:del>
        </w:p>
        <w:p w14:paraId="3F3B5F81" w14:textId="77777777" w:rsidR="00B643B0" w:rsidDel="007176A1" w:rsidRDefault="00B643B0">
          <w:pPr>
            <w:pStyle w:val="TOC3"/>
            <w:tabs>
              <w:tab w:val="left" w:pos="1320"/>
              <w:tab w:val="right" w:leader="dot" w:pos="9350"/>
            </w:tabs>
            <w:rPr>
              <w:del w:id="310" w:author="Matt Silverman" w:date="2010-11-21T21:32:00Z"/>
              <w:rFonts w:asciiTheme="minorHAnsi" w:hAnsiTheme="minorHAnsi"/>
              <w:noProof/>
              <w:lang w:bidi="ar-SA"/>
            </w:rPr>
          </w:pPr>
          <w:del w:id="311" w:author="Matt Silverman" w:date="2010-11-21T21:32:00Z">
            <w:r w:rsidRPr="007176A1" w:rsidDel="007176A1">
              <w:rPr>
                <w:noProof/>
                <w:rPrChange w:id="312" w:author="Matt Silverman" w:date="2010-11-21T21:32:00Z">
                  <w:rPr>
                    <w:rStyle w:val="Hyperlink"/>
                    <w:noProof/>
                  </w:rPr>
                </w:rPrChange>
              </w:rPr>
              <w:delText>3.2.1</w:delText>
            </w:r>
            <w:r w:rsidDel="007176A1">
              <w:rPr>
                <w:rFonts w:asciiTheme="minorHAnsi" w:hAnsiTheme="minorHAnsi"/>
                <w:noProof/>
                <w:lang w:bidi="ar-SA"/>
              </w:rPr>
              <w:tab/>
            </w:r>
            <w:r w:rsidRPr="007176A1" w:rsidDel="007176A1">
              <w:rPr>
                <w:noProof/>
                <w:rPrChange w:id="313" w:author="Matt Silverman" w:date="2010-11-21T21:32:00Z">
                  <w:rPr>
                    <w:rStyle w:val="Hyperlink"/>
                    <w:noProof/>
                  </w:rPr>
                </w:rPrChange>
              </w:rPr>
              <w:delText>Type of System</w:delText>
            </w:r>
            <w:r w:rsidDel="007176A1">
              <w:rPr>
                <w:noProof/>
                <w:webHidden/>
              </w:rPr>
              <w:tab/>
              <w:delText>9</w:delText>
            </w:r>
          </w:del>
        </w:p>
        <w:p w14:paraId="63CBA0C4" w14:textId="77777777" w:rsidR="00B643B0" w:rsidDel="007176A1" w:rsidRDefault="00B643B0">
          <w:pPr>
            <w:pStyle w:val="TOC3"/>
            <w:tabs>
              <w:tab w:val="left" w:pos="1320"/>
              <w:tab w:val="right" w:leader="dot" w:pos="9350"/>
            </w:tabs>
            <w:rPr>
              <w:del w:id="314" w:author="Matt Silverman" w:date="2010-11-21T21:32:00Z"/>
              <w:rFonts w:asciiTheme="minorHAnsi" w:hAnsiTheme="minorHAnsi"/>
              <w:noProof/>
              <w:lang w:bidi="ar-SA"/>
            </w:rPr>
          </w:pPr>
          <w:del w:id="315" w:author="Matt Silverman" w:date="2010-11-21T21:32:00Z">
            <w:r w:rsidRPr="007176A1" w:rsidDel="007176A1">
              <w:rPr>
                <w:noProof/>
                <w:rPrChange w:id="316" w:author="Matt Silverman" w:date="2010-11-21T21:32:00Z">
                  <w:rPr>
                    <w:rStyle w:val="Hyperlink"/>
                    <w:noProof/>
                  </w:rPr>
                </w:rPrChange>
              </w:rPr>
              <w:delText>3.2.2</w:delText>
            </w:r>
            <w:r w:rsidDel="007176A1">
              <w:rPr>
                <w:rFonts w:asciiTheme="minorHAnsi" w:hAnsiTheme="minorHAnsi"/>
                <w:noProof/>
                <w:lang w:bidi="ar-SA"/>
              </w:rPr>
              <w:tab/>
            </w:r>
            <w:r w:rsidRPr="007176A1" w:rsidDel="007176A1">
              <w:rPr>
                <w:noProof/>
                <w:rPrChange w:id="317" w:author="Matt Silverman" w:date="2010-11-21T21:32:00Z">
                  <w:rPr>
                    <w:rStyle w:val="Hyperlink"/>
                    <w:noProof/>
                  </w:rPr>
                </w:rPrChange>
              </w:rPr>
              <w:delText>Platform</w:delText>
            </w:r>
            <w:r w:rsidDel="007176A1">
              <w:rPr>
                <w:noProof/>
                <w:webHidden/>
              </w:rPr>
              <w:tab/>
              <w:delText>9</w:delText>
            </w:r>
          </w:del>
        </w:p>
        <w:p w14:paraId="15E3754B" w14:textId="77777777" w:rsidR="00B643B0" w:rsidDel="007176A1" w:rsidRDefault="00B643B0">
          <w:pPr>
            <w:pStyle w:val="TOC3"/>
            <w:tabs>
              <w:tab w:val="left" w:pos="1320"/>
              <w:tab w:val="right" w:leader="dot" w:pos="9350"/>
            </w:tabs>
            <w:rPr>
              <w:del w:id="318" w:author="Matt Silverman" w:date="2010-11-21T21:32:00Z"/>
              <w:rFonts w:asciiTheme="minorHAnsi" w:hAnsiTheme="minorHAnsi"/>
              <w:noProof/>
              <w:lang w:bidi="ar-SA"/>
            </w:rPr>
          </w:pPr>
          <w:del w:id="319" w:author="Matt Silverman" w:date="2010-11-21T21:32:00Z">
            <w:r w:rsidRPr="007176A1" w:rsidDel="007176A1">
              <w:rPr>
                <w:noProof/>
                <w:rPrChange w:id="320" w:author="Matt Silverman" w:date="2010-11-21T21:32:00Z">
                  <w:rPr>
                    <w:rStyle w:val="Hyperlink"/>
                    <w:noProof/>
                  </w:rPr>
                </w:rPrChange>
              </w:rPr>
              <w:delText>3.2.3</w:delText>
            </w:r>
            <w:r w:rsidDel="007176A1">
              <w:rPr>
                <w:rFonts w:asciiTheme="minorHAnsi" w:hAnsiTheme="minorHAnsi"/>
                <w:noProof/>
                <w:lang w:bidi="ar-SA"/>
              </w:rPr>
              <w:tab/>
            </w:r>
            <w:r w:rsidRPr="007176A1" w:rsidDel="007176A1">
              <w:rPr>
                <w:noProof/>
                <w:rPrChange w:id="321" w:author="Matt Silverman" w:date="2010-11-21T21:32:00Z">
                  <w:rPr>
                    <w:rStyle w:val="Hyperlink"/>
                    <w:noProof/>
                  </w:rPr>
                </w:rPrChange>
              </w:rPr>
              <w:delText>Inputs and Outputs</w:delText>
            </w:r>
            <w:r w:rsidDel="007176A1">
              <w:rPr>
                <w:noProof/>
                <w:webHidden/>
              </w:rPr>
              <w:tab/>
              <w:delText>10</w:delText>
            </w:r>
          </w:del>
        </w:p>
        <w:p w14:paraId="52177BE9" w14:textId="77777777" w:rsidR="00B643B0" w:rsidDel="007176A1" w:rsidRDefault="00B643B0">
          <w:pPr>
            <w:pStyle w:val="TOC3"/>
            <w:tabs>
              <w:tab w:val="left" w:pos="1320"/>
              <w:tab w:val="right" w:leader="dot" w:pos="9350"/>
            </w:tabs>
            <w:rPr>
              <w:del w:id="322" w:author="Matt Silverman" w:date="2010-11-21T21:32:00Z"/>
              <w:rFonts w:asciiTheme="minorHAnsi" w:hAnsiTheme="minorHAnsi"/>
              <w:noProof/>
              <w:lang w:bidi="ar-SA"/>
            </w:rPr>
          </w:pPr>
          <w:del w:id="323" w:author="Matt Silverman" w:date="2010-11-21T21:32:00Z">
            <w:r w:rsidRPr="007176A1" w:rsidDel="007176A1">
              <w:rPr>
                <w:noProof/>
                <w:rPrChange w:id="324" w:author="Matt Silverman" w:date="2010-11-21T21:32:00Z">
                  <w:rPr>
                    <w:rStyle w:val="Hyperlink"/>
                    <w:noProof/>
                  </w:rPr>
                </w:rPrChange>
              </w:rPr>
              <w:delText>3.2.4</w:delText>
            </w:r>
            <w:r w:rsidDel="007176A1">
              <w:rPr>
                <w:rFonts w:asciiTheme="minorHAnsi" w:hAnsiTheme="minorHAnsi"/>
                <w:noProof/>
                <w:lang w:bidi="ar-SA"/>
              </w:rPr>
              <w:tab/>
            </w:r>
            <w:r w:rsidRPr="007176A1" w:rsidDel="007176A1">
              <w:rPr>
                <w:noProof/>
                <w:rPrChange w:id="325" w:author="Matt Silverman" w:date="2010-11-21T21:32:00Z">
                  <w:rPr>
                    <w:rStyle w:val="Hyperlink"/>
                    <w:noProof/>
                  </w:rPr>
                </w:rPrChange>
              </w:rPr>
              <w:delText>User Interface</w:delText>
            </w:r>
            <w:r w:rsidDel="007176A1">
              <w:rPr>
                <w:noProof/>
                <w:webHidden/>
              </w:rPr>
              <w:tab/>
              <w:delText>10</w:delText>
            </w:r>
          </w:del>
        </w:p>
        <w:p w14:paraId="69F9864A" w14:textId="77777777" w:rsidR="00B643B0" w:rsidDel="007176A1" w:rsidRDefault="00B643B0">
          <w:pPr>
            <w:pStyle w:val="TOC3"/>
            <w:tabs>
              <w:tab w:val="left" w:pos="1320"/>
              <w:tab w:val="right" w:leader="dot" w:pos="9350"/>
            </w:tabs>
            <w:rPr>
              <w:del w:id="326" w:author="Matt Silverman" w:date="2010-11-21T21:32:00Z"/>
              <w:rFonts w:asciiTheme="minorHAnsi" w:hAnsiTheme="minorHAnsi"/>
              <w:noProof/>
              <w:lang w:bidi="ar-SA"/>
            </w:rPr>
          </w:pPr>
          <w:del w:id="327" w:author="Matt Silverman" w:date="2010-11-21T21:32:00Z">
            <w:r w:rsidRPr="007176A1" w:rsidDel="007176A1">
              <w:rPr>
                <w:noProof/>
                <w:rPrChange w:id="328" w:author="Matt Silverman" w:date="2010-11-21T21:32:00Z">
                  <w:rPr>
                    <w:rStyle w:val="Hyperlink"/>
                    <w:noProof/>
                  </w:rPr>
                </w:rPrChange>
              </w:rPr>
              <w:delText>3.2.5</w:delText>
            </w:r>
            <w:r w:rsidDel="007176A1">
              <w:rPr>
                <w:rFonts w:asciiTheme="minorHAnsi" w:hAnsiTheme="minorHAnsi"/>
                <w:noProof/>
                <w:lang w:bidi="ar-SA"/>
              </w:rPr>
              <w:tab/>
            </w:r>
            <w:r w:rsidRPr="007176A1" w:rsidDel="007176A1">
              <w:rPr>
                <w:noProof/>
                <w:rPrChange w:id="329" w:author="Matt Silverman" w:date="2010-11-21T21:32:00Z">
                  <w:rPr>
                    <w:rStyle w:val="Hyperlink"/>
                    <w:noProof/>
                  </w:rPr>
                </w:rPrChange>
              </w:rPr>
              <w:delText>Locality</w:delText>
            </w:r>
            <w:r w:rsidDel="007176A1">
              <w:rPr>
                <w:noProof/>
                <w:webHidden/>
              </w:rPr>
              <w:tab/>
              <w:delText>10</w:delText>
            </w:r>
          </w:del>
        </w:p>
        <w:p w14:paraId="24A1AD43" w14:textId="77777777" w:rsidR="00B643B0" w:rsidDel="007176A1" w:rsidRDefault="00B643B0">
          <w:pPr>
            <w:pStyle w:val="TOC3"/>
            <w:tabs>
              <w:tab w:val="left" w:pos="1320"/>
              <w:tab w:val="right" w:leader="dot" w:pos="9350"/>
            </w:tabs>
            <w:rPr>
              <w:del w:id="330" w:author="Matt Silverman" w:date="2010-11-21T21:32:00Z"/>
              <w:rFonts w:asciiTheme="minorHAnsi" w:hAnsiTheme="minorHAnsi"/>
              <w:noProof/>
              <w:lang w:bidi="ar-SA"/>
            </w:rPr>
          </w:pPr>
          <w:del w:id="331" w:author="Matt Silverman" w:date="2010-11-21T21:32:00Z">
            <w:r w:rsidRPr="007176A1" w:rsidDel="007176A1">
              <w:rPr>
                <w:noProof/>
                <w:rPrChange w:id="332" w:author="Matt Silverman" w:date="2010-11-21T21:32:00Z">
                  <w:rPr>
                    <w:rStyle w:val="Hyperlink"/>
                    <w:noProof/>
                  </w:rPr>
                </w:rPrChange>
              </w:rPr>
              <w:delText>3.2.6</w:delText>
            </w:r>
            <w:r w:rsidDel="007176A1">
              <w:rPr>
                <w:rFonts w:asciiTheme="minorHAnsi" w:hAnsiTheme="minorHAnsi"/>
                <w:noProof/>
                <w:lang w:bidi="ar-SA"/>
              </w:rPr>
              <w:tab/>
            </w:r>
            <w:r w:rsidRPr="007176A1" w:rsidDel="007176A1">
              <w:rPr>
                <w:noProof/>
                <w:rPrChange w:id="333" w:author="Matt Silverman" w:date="2010-11-21T21:32:00Z">
                  <w:rPr>
                    <w:rStyle w:val="Hyperlink"/>
                    <w:noProof/>
                  </w:rPr>
                </w:rPrChange>
              </w:rPr>
              <w:delText>Instances</w:delText>
            </w:r>
            <w:r w:rsidDel="007176A1">
              <w:rPr>
                <w:noProof/>
                <w:webHidden/>
              </w:rPr>
              <w:tab/>
              <w:delText>10</w:delText>
            </w:r>
          </w:del>
        </w:p>
        <w:p w14:paraId="698097CA" w14:textId="77777777" w:rsidR="00B643B0" w:rsidDel="007176A1" w:rsidRDefault="00B643B0">
          <w:pPr>
            <w:pStyle w:val="TOC2"/>
            <w:tabs>
              <w:tab w:val="left" w:pos="880"/>
              <w:tab w:val="right" w:leader="dot" w:pos="9350"/>
            </w:tabs>
            <w:rPr>
              <w:del w:id="334" w:author="Matt Silverman" w:date="2010-11-21T21:32:00Z"/>
              <w:rFonts w:asciiTheme="minorHAnsi" w:hAnsiTheme="minorHAnsi"/>
              <w:noProof/>
              <w:lang w:bidi="ar-SA"/>
            </w:rPr>
          </w:pPr>
          <w:del w:id="335" w:author="Matt Silverman" w:date="2010-11-21T21:32:00Z">
            <w:r w:rsidRPr="007176A1" w:rsidDel="007176A1">
              <w:rPr>
                <w:noProof/>
                <w:rPrChange w:id="336" w:author="Matt Silverman" w:date="2010-11-21T21:32:00Z">
                  <w:rPr>
                    <w:rStyle w:val="Hyperlink"/>
                    <w:noProof/>
                  </w:rPr>
                </w:rPrChange>
              </w:rPr>
              <w:delText>3.3</w:delText>
            </w:r>
            <w:r w:rsidDel="007176A1">
              <w:rPr>
                <w:rFonts w:asciiTheme="minorHAnsi" w:hAnsiTheme="minorHAnsi"/>
                <w:noProof/>
                <w:lang w:bidi="ar-SA"/>
              </w:rPr>
              <w:tab/>
            </w:r>
            <w:r w:rsidRPr="007176A1" w:rsidDel="007176A1">
              <w:rPr>
                <w:noProof/>
                <w:rPrChange w:id="337" w:author="Matt Silverman" w:date="2010-11-21T21:32:00Z">
                  <w:rPr>
                    <w:rStyle w:val="Hyperlink"/>
                    <w:noProof/>
                  </w:rPr>
                </w:rPrChange>
              </w:rPr>
              <w:delText>Data</w:delText>
            </w:r>
            <w:r w:rsidDel="007176A1">
              <w:rPr>
                <w:noProof/>
                <w:webHidden/>
              </w:rPr>
              <w:tab/>
              <w:delText>10</w:delText>
            </w:r>
          </w:del>
        </w:p>
        <w:p w14:paraId="054BFFEC" w14:textId="77777777" w:rsidR="00B643B0" w:rsidDel="007176A1" w:rsidRDefault="00B643B0">
          <w:pPr>
            <w:pStyle w:val="TOC2"/>
            <w:tabs>
              <w:tab w:val="left" w:pos="880"/>
              <w:tab w:val="right" w:leader="dot" w:pos="9350"/>
            </w:tabs>
            <w:rPr>
              <w:del w:id="338" w:author="Matt Silverman" w:date="2010-11-21T21:32:00Z"/>
              <w:rFonts w:asciiTheme="minorHAnsi" w:hAnsiTheme="minorHAnsi"/>
              <w:noProof/>
              <w:lang w:bidi="ar-SA"/>
            </w:rPr>
          </w:pPr>
          <w:del w:id="339" w:author="Matt Silverman" w:date="2010-11-21T21:32:00Z">
            <w:r w:rsidRPr="007176A1" w:rsidDel="007176A1">
              <w:rPr>
                <w:noProof/>
                <w:rPrChange w:id="340" w:author="Matt Silverman" w:date="2010-11-21T21:32:00Z">
                  <w:rPr>
                    <w:rStyle w:val="Hyperlink"/>
                    <w:noProof/>
                  </w:rPr>
                </w:rPrChange>
              </w:rPr>
              <w:delText>3.4</w:delText>
            </w:r>
            <w:r w:rsidDel="007176A1">
              <w:rPr>
                <w:rFonts w:asciiTheme="minorHAnsi" w:hAnsiTheme="minorHAnsi"/>
                <w:noProof/>
                <w:lang w:bidi="ar-SA"/>
              </w:rPr>
              <w:tab/>
            </w:r>
            <w:r w:rsidRPr="007176A1" w:rsidDel="007176A1">
              <w:rPr>
                <w:noProof/>
                <w:rPrChange w:id="341" w:author="Matt Silverman" w:date="2010-11-21T21:32:00Z">
                  <w:rPr>
                    <w:rStyle w:val="Hyperlink"/>
                    <w:noProof/>
                  </w:rPr>
                </w:rPrChange>
              </w:rPr>
              <w:delText>Communication</w:delText>
            </w:r>
            <w:r w:rsidDel="007176A1">
              <w:rPr>
                <w:noProof/>
                <w:webHidden/>
              </w:rPr>
              <w:tab/>
              <w:delText>10</w:delText>
            </w:r>
          </w:del>
        </w:p>
        <w:p w14:paraId="4FA5A48D" w14:textId="77777777" w:rsidR="00B643B0" w:rsidDel="007176A1" w:rsidRDefault="00B643B0">
          <w:pPr>
            <w:pStyle w:val="TOC2"/>
            <w:tabs>
              <w:tab w:val="left" w:pos="880"/>
              <w:tab w:val="right" w:leader="dot" w:pos="9350"/>
            </w:tabs>
            <w:rPr>
              <w:del w:id="342" w:author="Matt Silverman" w:date="2010-11-21T21:32:00Z"/>
              <w:rFonts w:asciiTheme="minorHAnsi" w:hAnsiTheme="minorHAnsi"/>
              <w:noProof/>
              <w:lang w:bidi="ar-SA"/>
            </w:rPr>
          </w:pPr>
          <w:del w:id="343" w:author="Matt Silverman" w:date="2010-11-21T21:32:00Z">
            <w:r w:rsidRPr="007176A1" w:rsidDel="007176A1">
              <w:rPr>
                <w:noProof/>
                <w:rPrChange w:id="344" w:author="Matt Silverman" w:date="2010-11-21T21:32:00Z">
                  <w:rPr>
                    <w:rStyle w:val="Hyperlink"/>
                    <w:noProof/>
                  </w:rPr>
                </w:rPrChange>
              </w:rPr>
              <w:delText>3.5</w:delText>
            </w:r>
            <w:r w:rsidDel="007176A1">
              <w:rPr>
                <w:rFonts w:asciiTheme="minorHAnsi" w:hAnsiTheme="minorHAnsi"/>
                <w:noProof/>
                <w:lang w:bidi="ar-SA"/>
              </w:rPr>
              <w:tab/>
            </w:r>
            <w:r w:rsidRPr="007176A1" w:rsidDel="007176A1">
              <w:rPr>
                <w:noProof/>
                <w:rPrChange w:id="345" w:author="Matt Silverman" w:date="2010-11-21T21:32:00Z">
                  <w:rPr>
                    <w:rStyle w:val="Hyperlink"/>
                    <w:noProof/>
                  </w:rPr>
                </w:rPrChange>
              </w:rPr>
              <w:delText>Code</w:delText>
            </w:r>
            <w:r w:rsidDel="007176A1">
              <w:rPr>
                <w:noProof/>
                <w:webHidden/>
              </w:rPr>
              <w:tab/>
              <w:delText>11</w:delText>
            </w:r>
          </w:del>
        </w:p>
        <w:p w14:paraId="20A68852" w14:textId="77777777" w:rsidR="00B643B0" w:rsidDel="007176A1" w:rsidRDefault="00B643B0">
          <w:pPr>
            <w:pStyle w:val="TOC3"/>
            <w:tabs>
              <w:tab w:val="left" w:pos="1320"/>
              <w:tab w:val="right" w:leader="dot" w:pos="9350"/>
            </w:tabs>
            <w:rPr>
              <w:del w:id="346" w:author="Matt Silverman" w:date="2010-11-21T21:32:00Z"/>
              <w:rFonts w:asciiTheme="minorHAnsi" w:hAnsiTheme="minorHAnsi"/>
              <w:noProof/>
              <w:lang w:bidi="ar-SA"/>
            </w:rPr>
          </w:pPr>
          <w:del w:id="347" w:author="Matt Silverman" w:date="2010-11-21T21:32:00Z">
            <w:r w:rsidRPr="007176A1" w:rsidDel="007176A1">
              <w:rPr>
                <w:noProof/>
                <w:rPrChange w:id="348" w:author="Matt Silverman" w:date="2010-11-21T21:32:00Z">
                  <w:rPr>
                    <w:rStyle w:val="Hyperlink"/>
                    <w:noProof/>
                  </w:rPr>
                </w:rPrChange>
              </w:rPr>
              <w:delText>3.5.1</w:delText>
            </w:r>
            <w:r w:rsidDel="007176A1">
              <w:rPr>
                <w:rFonts w:asciiTheme="minorHAnsi" w:hAnsiTheme="minorHAnsi"/>
                <w:noProof/>
                <w:lang w:bidi="ar-SA"/>
              </w:rPr>
              <w:tab/>
            </w:r>
            <w:r w:rsidRPr="007176A1" w:rsidDel="007176A1">
              <w:rPr>
                <w:noProof/>
                <w:rPrChange w:id="349" w:author="Matt Silverman" w:date="2010-11-21T21:32:00Z">
                  <w:rPr>
                    <w:rStyle w:val="Hyperlink"/>
                    <w:noProof/>
                  </w:rPr>
                </w:rPrChange>
              </w:rPr>
              <w:delText>Introduction</w:delText>
            </w:r>
            <w:r w:rsidDel="007176A1">
              <w:rPr>
                <w:noProof/>
                <w:webHidden/>
              </w:rPr>
              <w:tab/>
              <w:delText>11</w:delText>
            </w:r>
          </w:del>
        </w:p>
        <w:p w14:paraId="2FC87620" w14:textId="77777777" w:rsidR="00B643B0" w:rsidDel="007176A1" w:rsidRDefault="00B643B0">
          <w:pPr>
            <w:pStyle w:val="TOC3"/>
            <w:tabs>
              <w:tab w:val="left" w:pos="1320"/>
              <w:tab w:val="right" w:leader="dot" w:pos="9350"/>
            </w:tabs>
            <w:rPr>
              <w:del w:id="350" w:author="Matt Silverman" w:date="2010-11-21T21:32:00Z"/>
              <w:rFonts w:asciiTheme="minorHAnsi" w:hAnsiTheme="minorHAnsi"/>
              <w:noProof/>
              <w:lang w:bidi="ar-SA"/>
            </w:rPr>
          </w:pPr>
          <w:del w:id="351" w:author="Matt Silverman" w:date="2010-11-21T21:32:00Z">
            <w:r w:rsidRPr="007176A1" w:rsidDel="007176A1">
              <w:rPr>
                <w:noProof/>
                <w:rPrChange w:id="352" w:author="Matt Silverman" w:date="2010-11-21T21:32:00Z">
                  <w:rPr>
                    <w:rStyle w:val="Hyperlink"/>
                    <w:noProof/>
                  </w:rPr>
                </w:rPrChange>
              </w:rPr>
              <w:delText>3.5.2</w:delText>
            </w:r>
            <w:r w:rsidDel="007176A1">
              <w:rPr>
                <w:rFonts w:asciiTheme="minorHAnsi" w:hAnsiTheme="minorHAnsi"/>
                <w:noProof/>
                <w:lang w:bidi="ar-SA"/>
              </w:rPr>
              <w:tab/>
            </w:r>
            <w:r w:rsidRPr="007176A1" w:rsidDel="007176A1">
              <w:rPr>
                <w:noProof/>
                <w:rPrChange w:id="353" w:author="Matt Silverman" w:date="2010-11-21T21:32:00Z">
                  <w:rPr>
                    <w:rStyle w:val="Hyperlink"/>
                    <w:noProof/>
                  </w:rPr>
                </w:rPrChange>
              </w:rPr>
              <w:delText>Modules</w:delText>
            </w:r>
            <w:r w:rsidDel="007176A1">
              <w:rPr>
                <w:noProof/>
                <w:webHidden/>
              </w:rPr>
              <w:tab/>
              <w:delText>12</w:delText>
            </w:r>
          </w:del>
        </w:p>
        <w:p w14:paraId="38687647" w14:textId="77777777" w:rsidR="00B643B0" w:rsidDel="007176A1" w:rsidRDefault="00B643B0">
          <w:pPr>
            <w:pStyle w:val="TOC3"/>
            <w:tabs>
              <w:tab w:val="left" w:pos="1320"/>
              <w:tab w:val="right" w:leader="dot" w:pos="9350"/>
            </w:tabs>
            <w:rPr>
              <w:del w:id="354" w:author="Matt Silverman" w:date="2010-11-21T21:32:00Z"/>
              <w:rFonts w:asciiTheme="minorHAnsi" w:hAnsiTheme="minorHAnsi"/>
              <w:noProof/>
              <w:lang w:bidi="ar-SA"/>
            </w:rPr>
          </w:pPr>
          <w:del w:id="355" w:author="Matt Silverman" w:date="2010-11-21T21:32:00Z">
            <w:r w:rsidRPr="007176A1" w:rsidDel="007176A1">
              <w:rPr>
                <w:noProof/>
                <w:rPrChange w:id="356" w:author="Matt Silverman" w:date="2010-11-21T21:32:00Z">
                  <w:rPr>
                    <w:rStyle w:val="Hyperlink"/>
                    <w:noProof/>
                  </w:rPr>
                </w:rPrChange>
              </w:rPr>
              <w:delText>3.5.3</w:delText>
            </w:r>
            <w:r w:rsidDel="007176A1">
              <w:rPr>
                <w:rFonts w:asciiTheme="minorHAnsi" w:hAnsiTheme="minorHAnsi"/>
                <w:noProof/>
                <w:lang w:bidi="ar-SA"/>
              </w:rPr>
              <w:tab/>
            </w:r>
            <w:r w:rsidRPr="007176A1" w:rsidDel="007176A1">
              <w:rPr>
                <w:noProof/>
                <w:rPrChange w:id="357" w:author="Matt Silverman" w:date="2010-11-21T21:32:00Z">
                  <w:rPr>
                    <w:rStyle w:val="Hyperlink"/>
                    <w:noProof/>
                  </w:rPr>
                </w:rPrChange>
              </w:rPr>
              <w:delText>Interfaces</w:delText>
            </w:r>
            <w:r w:rsidDel="007176A1">
              <w:rPr>
                <w:noProof/>
                <w:webHidden/>
              </w:rPr>
              <w:tab/>
              <w:delText>13</w:delText>
            </w:r>
          </w:del>
        </w:p>
        <w:p w14:paraId="1A8E54AB" w14:textId="77777777" w:rsidR="00B643B0" w:rsidDel="007176A1" w:rsidRDefault="00B643B0">
          <w:pPr>
            <w:pStyle w:val="TOC3"/>
            <w:tabs>
              <w:tab w:val="left" w:pos="1320"/>
              <w:tab w:val="right" w:leader="dot" w:pos="9350"/>
            </w:tabs>
            <w:rPr>
              <w:del w:id="358" w:author="Matt Silverman" w:date="2010-11-21T21:32:00Z"/>
              <w:rFonts w:asciiTheme="minorHAnsi" w:hAnsiTheme="minorHAnsi"/>
              <w:noProof/>
              <w:lang w:bidi="ar-SA"/>
            </w:rPr>
          </w:pPr>
          <w:del w:id="359" w:author="Matt Silverman" w:date="2010-11-21T21:32:00Z">
            <w:r w:rsidRPr="007176A1" w:rsidDel="007176A1">
              <w:rPr>
                <w:noProof/>
                <w:rPrChange w:id="360" w:author="Matt Silverman" w:date="2010-11-21T21:32:00Z">
                  <w:rPr>
                    <w:rStyle w:val="Hyperlink"/>
                    <w:noProof/>
                  </w:rPr>
                </w:rPrChange>
              </w:rPr>
              <w:delText>3.5.4</w:delText>
            </w:r>
            <w:r w:rsidDel="007176A1">
              <w:rPr>
                <w:rFonts w:asciiTheme="minorHAnsi" w:hAnsiTheme="minorHAnsi"/>
                <w:noProof/>
                <w:lang w:bidi="ar-SA"/>
              </w:rPr>
              <w:tab/>
            </w:r>
            <w:r w:rsidRPr="007176A1" w:rsidDel="007176A1">
              <w:rPr>
                <w:noProof/>
                <w:rPrChange w:id="361" w:author="Matt Silverman" w:date="2010-11-21T21:32:00Z">
                  <w:rPr>
                    <w:rStyle w:val="Hyperlink"/>
                    <w:noProof/>
                  </w:rPr>
                </w:rPrChange>
              </w:rPr>
              <w:delText>Installation</w:delText>
            </w:r>
            <w:r w:rsidDel="007176A1">
              <w:rPr>
                <w:noProof/>
                <w:webHidden/>
              </w:rPr>
              <w:tab/>
              <w:delText>13</w:delText>
            </w:r>
          </w:del>
        </w:p>
        <w:p w14:paraId="6152D38D" w14:textId="77777777" w:rsidR="00B643B0" w:rsidDel="007176A1" w:rsidRDefault="00B643B0">
          <w:pPr>
            <w:pStyle w:val="TOC3"/>
            <w:tabs>
              <w:tab w:val="left" w:pos="1320"/>
              <w:tab w:val="right" w:leader="dot" w:pos="9350"/>
            </w:tabs>
            <w:rPr>
              <w:del w:id="362" w:author="Matt Silverman" w:date="2010-11-21T21:32:00Z"/>
              <w:rFonts w:asciiTheme="minorHAnsi" w:hAnsiTheme="minorHAnsi"/>
              <w:noProof/>
              <w:lang w:bidi="ar-SA"/>
            </w:rPr>
          </w:pPr>
          <w:del w:id="363" w:author="Matt Silverman" w:date="2010-11-21T21:32:00Z">
            <w:r w:rsidRPr="007176A1" w:rsidDel="007176A1">
              <w:rPr>
                <w:noProof/>
                <w:rPrChange w:id="364" w:author="Matt Silverman" w:date="2010-11-21T21:32:00Z">
                  <w:rPr>
                    <w:rStyle w:val="Hyperlink"/>
                    <w:noProof/>
                  </w:rPr>
                </w:rPrChange>
              </w:rPr>
              <w:delText>3.5.5</w:delText>
            </w:r>
            <w:r w:rsidDel="007176A1">
              <w:rPr>
                <w:rFonts w:asciiTheme="minorHAnsi" w:hAnsiTheme="minorHAnsi"/>
                <w:noProof/>
                <w:lang w:bidi="ar-SA"/>
              </w:rPr>
              <w:tab/>
            </w:r>
            <w:r w:rsidRPr="007176A1" w:rsidDel="007176A1">
              <w:rPr>
                <w:noProof/>
                <w:rPrChange w:id="365" w:author="Matt Silverman" w:date="2010-11-21T21:32:00Z">
                  <w:rPr>
                    <w:rStyle w:val="Hyperlink"/>
                    <w:noProof/>
                  </w:rPr>
                </w:rPrChange>
              </w:rPr>
              <w:delText>Upgrades</w:delText>
            </w:r>
            <w:r w:rsidDel="007176A1">
              <w:rPr>
                <w:noProof/>
                <w:webHidden/>
              </w:rPr>
              <w:tab/>
              <w:delText>13</w:delText>
            </w:r>
          </w:del>
        </w:p>
        <w:p w14:paraId="418AA13D" w14:textId="77777777" w:rsidR="00B643B0" w:rsidDel="007176A1" w:rsidRDefault="00B643B0">
          <w:pPr>
            <w:pStyle w:val="TOC3"/>
            <w:tabs>
              <w:tab w:val="left" w:pos="1320"/>
              <w:tab w:val="right" w:leader="dot" w:pos="9350"/>
            </w:tabs>
            <w:rPr>
              <w:del w:id="366" w:author="Matt Silverman" w:date="2010-11-21T21:32:00Z"/>
              <w:rFonts w:asciiTheme="minorHAnsi" w:hAnsiTheme="minorHAnsi"/>
              <w:noProof/>
              <w:lang w:bidi="ar-SA"/>
            </w:rPr>
          </w:pPr>
          <w:del w:id="367" w:author="Matt Silverman" w:date="2010-11-21T21:32:00Z">
            <w:r w:rsidRPr="007176A1" w:rsidDel="007176A1">
              <w:rPr>
                <w:noProof/>
                <w:rPrChange w:id="368" w:author="Matt Silverman" w:date="2010-11-21T21:32:00Z">
                  <w:rPr>
                    <w:rStyle w:val="Hyperlink"/>
                    <w:noProof/>
                  </w:rPr>
                </w:rPrChange>
              </w:rPr>
              <w:delText>3.5.6</w:delText>
            </w:r>
            <w:r w:rsidDel="007176A1">
              <w:rPr>
                <w:rFonts w:asciiTheme="minorHAnsi" w:hAnsiTheme="minorHAnsi"/>
                <w:noProof/>
                <w:lang w:bidi="ar-SA"/>
              </w:rPr>
              <w:tab/>
            </w:r>
            <w:r w:rsidRPr="007176A1" w:rsidDel="007176A1">
              <w:rPr>
                <w:noProof/>
                <w:rPrChange w:id="369" w:author="Matt Silverman" w:date="2010-11-21T21:32:00Z">
                  <w:rPr>
                    <w:rStyle w:val="Hyperlink"/>
                    <w:noProof/>
                  </w:rPr>
                </w:rPrChange>
              </w:rPr>
              <w:delText>Uninstall</w:delText>
            </w:r>
            <w:r w:rsidDel="007176A1">
              <w:rPr>
                <w:noProof/>
                <w:webHidden/>
              </w:rPr>
              <w:tab/>
              <w:delText>13</w:delText>
            </w:r>
          </w:del>
        </w:p>
        <w:p w14:paraId="7E5872E7" w14:textId="77777777" w:rsidR="00B643B0" w:rsidDel="007176A1" w:rsidRDefault="00B643B0">
          <w:pPr>
            <w:pStyle w:val="TOC2"/>
            <w:tabs>
              <w:tab w:val="left" w:pos="880"/>
              <w:tab w:val="right" w:leader="dot" w:pos="9350"/>
            </w:tabs>
            <w:rPr>
              <w:del w:id="370" w:author="Matt Silverman" w:date="2010-11-21T21:32:00Z"/>
              <w:rFonts w:asciiTheme="minorHAnsi" w:hAnsiTheme="minorHAnsi"/>
              <w:noProof/>
              <w:lang w:bidi="ar-SA"/>
            </w:rPr>
          </w:pPr>
          <w:del w:id="371" w:author="Matt Silverman" w:date="2010-11-21T21:32:00Z">
            <w:r w:rsidRPr="007176A1" w:rsidDel="007176A1">
              <w:rPr>
                <w:noProof/>
                <w:rPrChange w:id="372" w:author="Matt Silverman" w:date="2010-11-21T21:32:00Z">
                  <w:rPr>
                    <w:rStyle w:val="Hyperlink"/>
                    <w:noProof/>
                  </w:rPr>
                </w:rPrChange>
              </w:rPr>
              <w:delText>3.6</w:delText>
            </w:r>
            <w:r w:rsidDel="007176A1">
              <w:rPr>
                <w:rFonts w:asciiTheme="minorHAnsi" w:hAnsiTheme="minorHAnsi"/>
                <w:noProof/>
                <w:lang w:bidi="ar-SA"/>
              </w:rPr>
              <w:tab/>
            </w:r>
            <w:r w:rsidRPr="007176A1" w:rsidDel="007176A1">
              <w:rPr>
                <w:noProof/>
                <w:rPrChange w:id="373" w:author="Matt Silverman" w:date="2010-11-21T21:32:00Z">
                  <w:rPr>
                    <w:rStyle w:val="Hyperlink"/>
                    <w:noProof/>
                  </w:rPr>
                </w:rPrChange>
              </w:rPr>
              <w:delText>Development</w:delText>
            </w:r>
            <w:r w:rsidDel="007176A1">
              <w:rPr>
                <w:noProof/>
                <w:webHidden/>
              </w:rPr>
              <w:tab/>
              <w:delText>13</w:delText>
            </w:r>
          </w:del>
        </w:p>
        <w:p w14:paraId="223D0EA4" w14:textId="77777777" w:rsidR="00B643B0" w:rsidDel="007176A1" w:rsidRDefault="00B643B0">
          <w:pPr>
            <w:pStyle w:val="TOC1"/>
            <w:rPr>
              <w:del w:id="374" w:author="Matt Silverman" w:date="2010-11-21T21:32:00Z"/>
              <w:rFonts w:asciiTheme="minorHAnsi" w:hAnsiTheme="minorHAnsi"/>
              <w:noProof/>
              <w:lang w:bidi="ar-SA"/>
            </w:rPr>
          </w:pPr>
          <w:del w:id="375" w:author="Matt Silverman" w:date="2010-11-21T21:32:00Z">
            <w:r w:rsidRPr="007176A1" w:rsidDel="007176A1">
              <w:rPr>
                <w:noProof/>
                <w:rPrChange w:id="376" w:author="Matt Silverman" w:date="2010-11-21T21:32:00Z">
                  <w:rPr>
                    <w:rStyle w:val="Hyperlink"/>
                    <w:noProof/>
                  </w:rPr>
                </w:rPrChange>
              </w:rPr>
              <w:delText>4</w:delText>
            </w:r>
            <w:r w:rsidDel="007176A1">
              <w:rPr>
                <w:rFonts w:asciiTheme="minorHAnsi" w:hAnsiTheme="minorHAnsi"/>
                <w:noProof/>
                <w:lang w:bidi="ar-SA"/>
              </w:rPr>
              <w:tab/>
            </w:r>
            <w:r w:rsidRPr="007176A1" w:rsidDel="007176A1">
              <w:rPr>
                <w:noProof/>
                <w:rPrChange w:id="377" w:author="Matt Silverman" w:date="2010-11-21T21:32:00Z">
                  <w:rPr>
                    <w:rStyle w:val="Hyperlink"/>
                    <w:noProof/>
                  </w:rPr>
                </w:rPrChange>
              </w:rPr>
              <w:delText>Implementation Details</w:delText>
            </w:r>
            <w:r w:rsidDel="007176A1">
              <w:rPr>
                <w:noProof/>
                <w:webHidden/>
              </w:rPr>
              <w:tab/>
              <w:delText>14</w:delText>
            </w:r>
          </w:del>
        </w:p>
        <w:p w14:paraId="1B6773D6" w14:textId="77777777" w:rsidR="00B643B0" w:rsidDel="007176A1" w:rsidRDefault="00B643B0">
          <w:pPr>
            <w:pStyle w:val="TOC1"/>
            <w:rPr>
              <w:del w:id="378" w:author="Matt Silverman" w:date="2010-11-21T21:32:00Z"/>
              <w:rFonts w:asciiTheme="minorHAnsi" w:hAnsiTheme="minorHAnsi"/>
              <w:noProof/>
              <w:lang w:bidi="ar-SA"/>
            </w:rPr>
          </w:pPr>
          <w:del w:id="379" w:author="Matt Silverman" w:date="2010-11-21T21:32:00Z">
            <w:r w:rsidRPr="007176A1" w:rsidDel="007176A1">
              <w:rPr>
                <w:noProof/>
                <w:rPrChange w:id="380" w:author="Matt Silverman" w:date="2010-11-21T21:32:00Z">
                  <w:rPr>
                    <w:rStyle w:val="Hyperlink"/>
                    <w:noProof/>
                  </w:rPr>
                </w:rPrChange>
              </w:rPr>
              <w:delText>5</w:delText>
            </w:r>
            <w:r w:rsidDel="007176A1">
              <w:rPr>
                <w:rFonts w:asciiTheme="minorHAnsi" w:hAnsiTheme="minorHAnsi"/>
                <w:noProof/>
                <w:lang w:bidi="ar-SA"/>
              </w:rPr>
              <w:tab/>
            </w:r>
            <w:r w:rsidRPr="007176A1" w:rsidDel="007176A1">
              <w:rPr>
                <w:noProof/>
                <w:rPrChange w:id="381" w:author="Matt Silverman" w:date="2010-11-21T21:32:00Z">
                  <w:rPr>
                    <w:rStyle w:val="Hyperlink"/>
                    <w:noProof/>
                  </w:rPr>
                </w:rPrChange>
              </w:rPr>
              <w:delText>Test Cases</w:delText>
            </w:r>
            <w:r w:rsidDel="007176A1">
              <w:rPr>
                <w:noProof/>
                <w:webHidden/>
              </w:rPr>
              <w:tab/>
              <w:delText>14</w:delText>
            </w:r>
          </w:del>
        </w:p>
        <w:p w14:paraId="6AD38C71" w14:textId="77777777" w:rsidR="00B643B0" w:rsidDel="007176A1" w:rsidRDefault="00B643B0">
          <w:pPr>
            <w:pStyle w:val="TOC1"/>
            <w:rPr>
              <w:del w:id="382" w:author="Matt Silverman" w:date="2010-11-21T21:32:00Z"/>
              <w:rFonts w:asciiTheme="minorHAnsi" w:hAnsiTheme="minorHAnsi"/>
              <w:noProof/>
              <w:lang w:bidi="ar-SA"/>
            </w:rPr>
          </w:pPr>
          <w:del w:id="383" w:author="Matt Silverman" w:date="2010-11-21T21:32:00Z">
            <w:r w:rsidRPr="007176A1" w:rsidDel="007176A1">
              <w:rPr>
                <w:noProof/>
                <w:rPrChange w:id="384" w:author="Matt Silverman" w:date="2010-11-21T21:32:00Z">
                  <w:rPr>
                    <w:rStyle w:val="Hyperlink"/>
                    <w:noProof/>
                  </w:rPr>
                </w:rPrChange>
              </w:rPr>
              <w:delText>6</w:delText>
            </w:r>
            <w:r w:rsidDel="007176A1">
              <w:rPr>
                <w:rFonts w:asciiTheme="minorHAnsi" w:hAnsiTheme="minorHAnsi"/>
                <w:noProof/>
                <w:lang w:bidi="ar-SA"/>
              </w:rPr>
              <w:tab/>
            </w:r>
            <w:r w:rsidRPr="007176A1" w:rsidDel="007176A1">
              <w:rPr>
                <w:noProof/>
                <w:rPrChange w:id="385" w:author="Matt Silverman" w:date="2010-11-21T21:32:00Z">
                  <w:rPr>
                    <w:rStyle w:val="Hyperlink"/>
                    <w:noProof/>
                  </w:rPr>
                </w:rPrChange>
              </w:rPr>
              <w:delText>Project Plan</w:delText>
            </w:r>
            <w:r w:rsidDel="007176A1">
              <w:rPr>
                <w:noProof/>
                <w:webHidden/>
              </w:rPr>
              <w:tab/>
              <w:delText>14</w:delText>
            </w:r>
          </w:del>
        </w:p>
        <w:p w14:paraId="50BFB1A0" w14:textId="77777777" w:rsidR="00B643B0" w:rsidDel="007176A1" w:rsidRDefault="00B643B0">
          <w:pPr>
            <w:pStyle w:val="TOC2"/>
            <w:tabs>
              <w:tab w:val="left" w:pos="880"/>
              <w:tab w:val="right" w:leader="dot" w:pos="9350"/>
            </w:tabs>
            <w:rPr>
              <w:del w:id="386" w:author="Matt Silverman" w:date="2010-11-21T21:32:00Z"/>
              <w:rFonts w:asciiTheme="minorHAnsi" w:hAnsiTheme="minorHAnsi"/>
              <w:noProof/>
              <w:lang w:bidi="ar-SA"/>
            </w:rPr>
          </w:pPr>
          <w:del w:id="387" w:author="Matt Silverman" w:date="2010-11-21T21:32:00Z">
            <w:r w:rsidRPr="007176A1" w:rsidDel="007176A1">
              <w:rPr>
                <w:noProof/>
                <w:rPrChange w:id="388" w:author="Matt Silverman" w:date="2010-11-21T21:32:00Z">
                  <w:rPr>
                    <w:rStyle w:val="Hyperlink"/>
                    <w:noProof/>
                  </w:rPr>
                </w:rPrChange>
              </w:rPr>
              <w:delText>6.1</w:delText>
            </w:r>
            <w:r w:rsidDel="007176A1">
              <w:rPr>
                <w:rFonts w:asciiTheme="minorHAnsi" w:hAnsiTheme="minorHAnsi"/>
                <w:noProof/>
                <w:lang w:bidi="ar-SA"/>
              </w:rPr>
              <w:tab/>
            </w:r>
            <w:r w:rsidRPr="007176A1" w:rsidDel="007176A1">
              <w:rPr>
                <w:noProof/>
                <w:rPrChange w:id="389" w:author="Matt Silverman" w:date="2010-11-21T21:32:00Z">
                  <w:rPr>
                    <w:rStyle w:val="Hyperlink"/>
                    <w:noProof/>
                  </w:rPr>
                </w:rPrChange>
              </w:rPr>
              <w:delText>Timeline</w:delText>
            </w:r>
            <w:r w:rsidDel="007176A1">
              <w:rPr>
                <w:noProof/>
                <w:webHidden/>
              </w:rPr>
              <w:tab/>
              <w:delText>14</w:delText>
            </w:r>
          </w:del>
        </w:p>
        <w:p w14:paraId="650E3A96" w14:textId="77777777" w:rsidR="00B643B0" w:rsidDel="007176A1" w:rsidRDefault="00B643B0">
          <w:pPr>
            <w:pStyle w:val="TOC2"/>
            <w:tabs>
              <w:tab w:val="left" w:pos="880"/>
              <w:tab w:val="right" w:leader="dot" w:pos="9350"/>
            </w:tabs>
            <w:rPr>
              <w:del w:id="390" w:author="Matt Silverman" w:date="2010-11-21T21:32:00Z"/>
              <w:rFonts w:asciiTheme="minorHAnsi" w:hAnsiTheme="minorHAnsi"/>
              <w:noProof/>
              <w:lang w:bidi="ar-SA"/>
            </w:rPr>
          </w:pPr>
          <w:del w:id="391" w:author="Matt Silverman" w:date="2010-11-21T21:32:00Z">
            <w:r w:rsidRPr="007176A1" w:rsidDel="007176A1">
              <w:rPr>
                <w:noProof/>
                <w:rPrChange w:id="392" w:author="Matt Silverman" w:date="2010-11-21T21:32:00Z">
                  <w:rPr>
                    <w:rStyle w:val="Hyperlink"/>
                    <w:noProof/>
                  </w:rPr>
                </w:rPrChange>
              </w:rPr>
              <w:delText>6.2</w:delText>
            </w:r>
            <w:r w:rsidDel="007176A1">
              <w:rPr>
                <w:rFonts w:asciiTheme="minorHAnsi" w:hAnsiTheme="minorHAnsi"/>
                <w:noProof/>
                <w:lang w:bidi="ar-SA"/>
              </w:rPr>
              <w:tab/>
            </w:r>
            <w:r w:rsidRPr="007176A1" w:rsidDel="007176A1">
              <w:rPr>
                <w:noProof/>
                <w:rPrChange w:id="393" w:author="Matt Silverman" w:date="2010-11-21T21:32:00Z">
                  <w:rPr>
                    <w:rStyle w:val="Hyperlink"/>
                    <w:noProof/>
                  </w:rPr>
                </w:rPrChange>
              </w:rPr>
              <w:delText>Distribution of Work</w:delText>
            </w:r>
            <w:r w:rsidDel="007176A1">
              <w:rPr>
                <w:noProof/>
                <w:webHidden/>
              </w:rPr>
              <w:tab/>
              <w:delText>14</w:delText>
            </w:r>
          </w:del>
        </w:p>
        <w:p w14:paraId="6DEA892C" w14:textId="77777777" w:rsidR="00B643B0" w:rsidDel="007176A1" w:rsidRDefault="00B643B0">
          <w:pPr>
            <w:pStyle w:val="TOC1"/>
            <w:rPr>
              <w:del w:id="394" w:author="Matt Silverman" w:date="2010-11-21T21:32:00Z"/>
              <w:rFonts w:asciiTheme="minorHAnsi" w:hAnsiTheme="minorHAnsi"/>
              <w:noProof/>
              <w:lang w:bidi="ar-SA"/>
            </w:rPr>
          </w:pPr>
          <w:del w:id="395" w:author="Matt Silverman" w:date="2010-11-21T21:32:00Z">
            <w:r w:rsidRPr="007176A1" w:rsidDel="007176A1">
              <w:rPr>
                <w:noProof/>
                <w:rPrChange w:id="396" w:author="Matt Silverman" w:date="2010-11-21T21:32:00Z">
                  <w:rPr>
                    <w:rStyle w:val="Hyperlink"/>
                    <w:noProof/>
                  </w:rPr>
                </w:rPrChange>
              </w:rPr>
              <w:delText>Appendix A: References</w:delText>
            </w:r>
            <w:r w:rsidDel="007176A1">
              <w:rPr>
                <w:noProof/>
                <w:webHidden/>
              </w:rPr>
              <w:tab/>
              <w:delText>15</w:delText>
            </w:r>
          </w:del>
        </w:p>
        <w:p w14:paraId="599D406A" w14:textId="77777777" w:rsidR="00B643B0" w:rsidDel="007176A1" w:rsidRDefault="00B643B0">
          <w:pPr>
            <w:pStyle w:val="TOC1"/>
            <w:rPr>
              <w:del w:id="397" w:author="Matt Silverman" w:date="2010-11-21T21:32:00Z"/>
              <w:rFonts w:asciiTheme="minorHAnsi" w:hAnsiTheme="minorHAnsi"/>
              <w:noProof/>
              <w:lang w:bidi="ar-SA"/>
            </w:rPr>
          </w:pPr>
          <w:del w:id="398" w:author="Matt Silverman" w:date="2010-11-21T21:32:00Z">
            <w:r w:rsidRPr="007176A1" w:rsidDel="007176A1">
              <w:rPr>
                <w:noProof/>
                <w:rPrChange w:id="399" w:author="Matt Silverman" w:date="2010-11-21T21:32:00Z">
                  <w:rPr>
                    <w:rStyle w:val="Hyperlink"/>
                    <w:noProof/>
                  </w:rPr>
                </w:rPrChange>
              </w:rPr>
              <w:delText>Appendix B: User Manual</w:delText>
            </w:r>
            <w:r w:rsidDel="007176A1">
              <w:rPr>
                <w:noProof/>
                <w:webHidden/>
              </w:rPr>
              <w:tab/>
              <w:delText>15</w:delText>
            </w:r>
          </w:del>
        </w:p>
        <w:p w14:paraId="00BCFDD9" w14:textId="77777777" w:rsidR="00332D55" w:rsidRDefault="00AC0D0A">
          <w:r>
            <w:fldChar w:fldCharType="end"/>
          </w:r>
        </w:p>
      </w:sdtContent>
    </w:sdt>
    <w:p w14:paraId="6D63316A" w14:textId="77777777" w:rsidR="00064C1E" w:rsidRDefault="00064C1E" w:rsidP="00064C1E"/>
    <w:p w14:paraId="116BA992" w14:textId="77777777" w:rsidR="00064C1E" w:rsidRDefault="00064C1E"/>
    <w:p w14:paraId="6A550101" w14:textId="77777777" w:rsidR="002437C3" w:rsidRDefault="002437C3" w:rsidP="00064C1E">
      <w:pPr>
        <w:pStyle w:val="Heading1"/>
        <w:sectPr w:rsidR="002437C3" w:rsidSect="00352652">
          <w:headerReference w:type="default" r:id="rId9"/>
          <w:footerReference w:type="default" r:id="rId10"/>
          <w:pgSz w:w="12240" w:h="15840"/>
          <w:pgMar w:top="1440" w:right="1440" w:bottom="1440" w:left="1440" w:header="720" w:footer="720" w:gutter="0"/>
          <w:pgNumType w:fmt="lowerRoman"/>
          <w:cols w:space="720"/>
          <w:titlePg/>
          <w:docGrid w:linePitch="360"/>
        </w:sectPr>
      </w:pPr>
    </w:p>
    <w:p w14:paraId="5A1481B1" w14:textId="77777777" w:rsidR="00064C1E" w:rsidRDefault="00064C1E" w:rsidP="00064C1E">
      <w:pPr>
        <w:pStyle w:val="Heading1"/>
      </w:pPr>
      <w:bookmarkStart w:id="400" w:name="_Toc151997498"/>
      <w:r>
        <w:lastRenderedPageBreak/>
        <w:t>Introduction</w:t>
      </w:r>
      <w:bookmarkEnd w:id="400"/>
    </w:p>
    <w:p w14:paraId="5FC04694" w14:textId="77777777" w:rsidR="00F13751" w:rsidRDefault="00F13751" w:rsidP="00F13751">
      <w:pPr>
        <w:pStyle w:val="Heading2"/>
      </w:pPr>
      <w:bookmarkStart w:id="401" w:name="_Toc151997499"/>
      <w:r>
        <w:t>Motivation</w:t>
      </w:r>
      <w:bookmarkEnd w:id="401"/>
    </w:p>
    <w:p w14:paraId="6E608F74" w14:textId="77777777" w:rsidR="00F13751" w:rsidRDefault="00F13751" w:rsidP="00F13751">
      <w:r>
        <w:t>As more social media communities, such as Flickr and Twitter, begin providing the capability for users to automatically tag their geographical location when posting to the site, it would be beneficial to provide a means to analyze this information, finding trends, locating hot-spots for certain topics, etc.  The Social Media Mapper (SMM) goes a step further in that it allows user to analyze information posted to multiple social media sites.  The product will allow a user to enter search criteria and specify which social media sites to search.  It will then use that search criteria to find the most recent related posts on the selected social media sites, return links to the posts, and map the location where each post was made on a single map.</w:t>
      </w:r>
    </w:p>
    <w:p w14:paraId="096C405E" w14:textId="77777777" w:rsidR="00F13751" w:rsidRDefault="00F13751" w:rsidP="00F13751">
      <w:pPr>
        <w:pStyle w:val="Heading2"/>
      </w:pPr>
      <w:bookmarkStart w:id="402" w:name="_Toc151997500"/>
      <w:r>
        <w:t>Problem Statement</w:t>
      </w:r>
      <w:bookmarkEnd w:id="402"/>
    </w:p>
    <w:p w14:paraId="18EE06EE" w14:textId="77777777" w:rsidR="00F13751" w:rsidRDefault="00F13751" w:rsidP="00F13751">
      <w:r>
        <w:t>The Social Media Mapper will be an application that allows users to analyze the geographic locations of posts made to social media sites, providing search capability with results listed as links to the original post and a map of the location where each post was made.</w:t>
      </w:r>
    </w:p>
    <w:p w14:paraId="7E8C9573" w14:textId="77777777" w:rsidR="00F13751" w:rsidRDefault="00F13751" w:rsidP="00F13751">
      <w:pPr>
        <w:pStyle w:val="Heading1"/>
      </w:pPr>
      <w:bookmarkStart w:id="403" w:name="_Toc151997501"/>
      <w:r>
        <w:t>Requirements Analysis</w:t>
      </w:r>
      <w:bookmarkEnd w:id="403"/>
    </w:p>
    <w:p w14:paraId="724E576F" w14:textId="77777777" w:rsidR="009F2CD7" w:rsidRDefault="009F2CD7" w:rsidP="009F2CD7">
      <w:pPr>
        <w:pStyle w:val="Heading2"/>
      </w:pPr>
      <w:bookmarkStart w:id="404" w:name="_Toc151997502"/>
      <w:r>
        <w:t>Product Scope</w:t>
      </w:r>
      <w:bookmarkEnd w:id="404"/>
    </w:p>
    <w:p w14:paraId="427D2480" w14:textId="77777777" w:rsidR="009F2CD7" w:rsidRDefault="009F2CD7" w:rsidP="009F2CD7">
      <w:r>
        <w:t xml:space="preserve">The </w:t>
      </w:r>
      <w:r w:rsidR="00F03ABD">
        <w:t xml:space="preserve">first release of the </w:t>
      </w:r>
      <w:r>
        <w:t>Social Media Mapper (SMM) perform</w:t>
      </w:r>
      <w:r w:rsidR="00DF1364">
        <w:t>s</w:t>
      </w:r>
      <w:r>
        <w:t xml:space="preserve"> the following functions</w:t>
      </w:r>
      <w:r w:rsidR="00F03ABD">
        <w:t>:</w:t>
      </w:r>
    </w:p>
    <w:p w14:paraId="55EE20FC" w14:textId="77777777" w:rsidR="009F2CD7" w:rsidRDefault="000F19B7" w:rsidP="009F2CD7">
      <w:pPr>
        <w:pStyle w:val="ListParagraph"/>
        <w:numPr>
          <w:ilvl w:val="0"/>
          <w:numId w:val="3"/>
        </w:numPr>
      </w:pPr>
      <w:r>
        <w:t xml:space="preserve">Allow users to search one or more </w:t>
      </w:r>
      <w:r w:rsidR="009F2CD7">
        <w:t>social media sites</w:t>
      </w:r>
    </w:p>
    <w:p w14:paraId="2B743F43" w14:textId="77777777" w:rsidR="009F2CD7" w:rsidRDefault="009F2CD7" w:rsidP="009F2CD7">
      <w:pPr>
        <w:pStyle w:val="ListParagraph"/>
        <w:numPr>
          <w:ilvl w:val="0"/>
          <w:numId w:val="3"/>
        </w:numPr>
      </w:pPr>
      <w:r>
        <w:t>Allow the user to select which social media sites to search</w:t>
      </w:r>
    </w:p>
    <w:p w14:paraId="25ABAD68" w14:textId="77777777" w:rsidR="000F19B7" w:rsidRDefault="000F19B7" w:rsidP="009F2CD7">
      <w:pPr>
        <w:pStyle w:val="ListParagraph"/>
        <w:numPr>
          <w:ilvl w:val="0"/>
          <w:numId w:val="3"/>
        </w:numPr>
      </w:pPr>
      <w:r>
        <w:t>Return the most recent posts related to the entered search criteria</w:t>
      </w:r>
    </w:p>
    <w:p w14:paraId="46282DDF" w14:textId="77777777" w:rsidR="009F2CD7" w:rsidRDefault="009F2CD7" w:rsidP="009F2CD7">
      <w:pPr>
        <w:pStyle w:val="ListParagraph"/>
        <w:numPr>
          <w:ilvl w:val="0"/>
          <w:numId w:val="3"/>
        </w:numPr>
      </w:pPr>
      <w:r>
        <w:t>Provide a link to each post returned by the search</w:t>
      </w:r>
    </w:p>
    <w:p w14:paraId="0E749B9B" w14:textId="77777777" w:rsidR="009F2CD7" w:rsidRDefault="000F19B7" w:rsidP="009F2CD7">
      <w:pPr>
        <w:pStyle w:val="ListParagraph"/>
        <w:numPr>
          <w:ilvl w:val="0"/>
          <w:numId w:val="3"/>
        </w:numPr>
      </w:pPr>
      <w:r>
        <w:t>Map the location where each post was made</w:t>
      </w:r>
    </w:p>
    <w:p w14:paraId="2A8249C0" w14:textId="77777777" w:rsidR="000F19B7" w:rsidRDefault="000F19B7" w:rsidP="000F19B7">
      <w:pPr>
        <w:pStyle w:val="ListParagraph"/>
        <w:numPr>
          <w:ilvl w:val="0"/>
          <w:numId w:val="3"/>
        </w:numPr>
      </w:pPr>
      <w:r>
        <w:t>Differentiate between the various social media sites on the map, i.e. blue for Twitter and red for Flickr</w:t>
      </w:r>
    </w:p>
    <w:p w14:paraId="63540651" w14:textId="77777777" w:rsidR="000F19B7" w:rsidRDefault="000F19B7" w:rsidP="000F19B7">
      <w:r>
        <w:t xml:space="preserve">In future releases, SMM may </w:t>
      </w:r>
      <w:r w:rsidR="00F03ABD">
        <w:t>allow the users the following additional functionality:</w:t>
      </w:r>
    </w:p>
    <w:p w14:paraId="29833AC7" w14:textId="77777777" w:rsidR="000F19B7" w:rsidRDefault="00F03ABD" w:rsidP="000F19B7">
      <w:pPr>
        <w:pStyle w:val="ListParagraph"/>
        <w:numPr>
          <w:ilvl w:val="0"/>
          <w:numId w:val="3"/>
        </w:numPr>
      </w:pPr>
      <w:r>
        <w:t>S</w:t>
      </w:r>
      <w:r w:rsidR="000F19B7">
        <w:t>elect how many search results to return from each social media site</w:t>
      </w:r>
    </w:p>
    <w:p w14:paraId="2A72A69B" w14:textId="77777777" w:rsidR="000F19B7" w:rsidRDefault="00F03ABD" w:rsidP="000F19B7">
      <w:pPr>
        <w:pStyle w:val="ListParagraph"/>
        <w:numPr>
          <w:ilvl w:val="0"/>
          <w:numId w:val="3"/>
        </w:numPr>
      </w:pPr>
      <w:r>
        <w:t xml:space="preserve">Overlay </w:t>
      </w:r>
      <w:r w:rsidR="000F19B7">
        <w:t>multiple search results, such as showing the location of “Redskins” posts in comparison to the location of “Cowboys” posts</w:t>
      </w:r>
    </w:p>
    <w:p w14:paraId="0B6E58A3" w14:textId="77777777" w:rsidR="002C6D9D" w:rsidRPr="00F13751" w:rsidRDefault="00F03ABD" w:rsidP="00F13751">
      <w:pPr>
        <w:pStyle w:val="ListParagraph"/>
        <w:numPr>
          <w:ilvl w:val="0"/>
          <w:numId w:val="3"/>
        </w:numPr>
      </w:pPr>
      <w:r>
        <w:t xml:space="preserve">Limit </w:t>
      </w:r>
      <w:r w:rsidR="000F19B7">
        <w:t>search results to U.S. posts only</w:t>
      </w:r>
    </w:p>
    <w:p w14:paraId="234B0DE7" w14:textId="77777777" w:rsidR="00270520" w:rsidRDefault="00270520" w:rsidP="00F13751">
      <w:pPr>
        <w:pStyle w:val="Heading2"/>
      </w:pPr>
      <w:bookmarkStart w:id="405" w:name="_Toc151997503"/>
      <w:r>
        <w:t>Overall Description</w:t>
      </w:r>
      <w:bookmarkEnd w:id="405"/>
    </w:p>
    <w:p w14:paraId="11612299" w14:textId="77777777" w:rsidR="00270520" w:rsidRDefault="00270520" w:rsidP="00F13751">
      <w:pPr>
        <w:pStyle w:val="Heading3"/>
      </w:pPr>
      <w:bookmarkStart w:id="406" w:name="_Toc151997504"/>
      <w:r>
        <w:t>Product Perspective</w:t>
      </w:r>
      <w:bookmarkEnd w:id="406"/>
    </w:p>
    <w:p w14:paraId="56790C97" w14:textId="77777777" w:rsidR="00270520" w:rsidRDefault="00594BF5" w:rsidP="00270520">
      <w:r>
        <w:t xml:space="preserve">The Social Media Mapper (SMM) </w:t>
      </w:r>
      <w:r w:rsidR="00DF1364">
        <w:t xml:space="preserve">was </w:t>
      </w:r>
      <w:r>
        <w:t xml:space="preserve">developed as a result of the increased popularity of tagging a location when making a post to various social media sites, such as Twitter and Flickr.  </w:t>
      </w:r>
      <w:r w:rsidR="0035644C">
        <w:t xml:space="preserve">Unlike the internal </w:t>
      </w:r>
      <w:r w:rsidR="0035644C">
        <w:lastRenderedPageBreak/>
        <w:t>search engines of these sites, SMM will allow a user to simultaneously search multiple social media sites for content, and will provide a single map with the locations of the latest posts on each site.</w:t>
      </w:r>
    </w:p>
    <w:p w14:paraId="7CE4E1DB" w14:textId="77777777" w:rsidR="009F2CD7" w:rsidRDefault="0035644C" w:rsidP="00F13751">
      <w:pPr>
        <w:pStyle w:val="Heading3"/>
      </w:pPr>
      <w:bookmarkStart w:id="407" w:name="_Toc151997505"/>
      <w:r>
        <w:t>Product Functions</w:t>
      </w:r>
      <w:bookmarkEnd w:id="407"/>
    </w:p>
    <w:p w14:paraId="73B98910" w14:textId="77777777" w:rsidR="00DA5352" w:rsidRDefault="00DA5352" w:rsidP="00DA5352">
      <w:r>
        <w:t xml:space="preserve">The first release of the Social Media Mapper (SMM) will </w:t>
      </w:r>
      <w:r w:rsidR="00DF1364">
        <w:t xml:space="preserve">performs </w:t>
      </w:r>
      <w:r>
        <w:t>the following functions:</w:t>
      </w:r>
    </w:p>
    <w:p w14:paraId="2FCC2A6B" w14:textId="77777777" w:rsidR="00DA5352" w:rsidRDefault="00DA5352" w:rsidP="00DA5352">
      <w:pPr>
        <w:pStyle w:val="ListParagraph"/>
        <w:numPr>
          <w:ilvl w:val="0"/>
          <w:numId w:val="3"/>
        </w:numPr>
      </w:pPr>
      <w:r>
        <w:t>Allow users to search one or more social media sites</w:t>
      </w:r>
    </w:p>
    <w:p w14:paraId="46840B3C" w14:textId="77777777" w:rsidR="00DA5352" w:rsidRDefault="00DA5352" w:rsidP="00DA5352">
      <w:pPr>
        <w:pStyle w:val="ListParagraph"/>
        <w:numPr>
          <w:ilvl w:val="0"/>
          <w:numId w:val="3"/>
        </w:numPr>
      </w:pPr>
      <w:r>
        <w:t>Allow the user to select which social media sites to search</w:t>
      </w:r>
    </w:p>
    <w:p w14:paraId="52AFD7C2" w14:textId="77777777" w:rsidR="00DA5352" w:rsidRDefault="00DA5352" w:rsidP="00DA5352">
      <w:pPr>
        <w:pStyle w:val="ListParagraph"/>
        <w:numPr>
          <w:ilvl w:val="0"/>
          <w:numId w:val="3"/>
        </w:numPr>
      </w:pPr>
      <w:r>
        <w:t>Return the most recent posts related to the entered search criteria</w:t>
      </w:r>
    </w:p>
    <w:p w14:paraId="3EF51AF2" w14:textId="77777777" w:rsidR="00DA5352" w:rsidRDefault="00DA5352" w:rsidP="00DA5352">
      <w:pPr>
        <w:pStyle w:val="ListParagraph"/>
        <w:numPr>
          <w:ilvl w:val="0"/>
          <w:numId w:val="3"/>
        </w:numPr>
      </w:pPr>
      <w:r>
        <w:t>Provide a link to each post returned by the search</w:t>
      </w:r>
    </w:p>
    <w:p w14:paraId="5C179E36" w14:textId="77777777" w:rsidR="00DA5352" w:rsidRDefault="00DA5352" w:rsidP="00DA5352">
      <w:pPr>
        <w:pStyle w:val="ListParagraph"/>
        <w:numPr>
          <w:ilvl w:val="0"/>
          <w:numId w:val="3"/>
        </w:numPr>
      </w:pPr>
      <w:r>
        <w:t>Map the location where each post was made</w:t>
      </w:r>
    </w:p>
    <w:p w14:paraId="111D77D4" w14:textId="77777777" w:rsidR="00DA5352" w:rsidRDefault="00DA5352" w:rsidP="00DA5352">
      <w:pPr>
        <w:pStyle w:val="ListParagraph"/>
        <w:numPr>
          <w:ilvl w:val="0"/>
          <w:numId w:val="3"/>
        </w:numPr>
      </w:pPr>
      <w:r>
        <w:t>Differentiate between the various social media sites on the map, i.e. blue for Twitter and red for Flickr</w:t>
      </w:r>
    </w:p>
    <w:p w14:paraId="328ABD4F" w14:textId="77777777" w:rsidR="00DA5352" w:rsidRDefault="00DA5352" w:rsidP="00DA5352">
      <w:r>
        <w:t>In future releases, SMM may allow the users the following additional functionality:</w:t>
      </w:r>
    </w:p>
    <w:p w14:paraId="0F8D4982" w14:textId="77777777" w:rsidR="00DA5352" w:rsidRDefault="00DA5352" w:rsidP="00DA5352">
      <w:pPr>
        <w:pStyle w:val="ListParagraph"/>
        <w:numPr>
          <w:ilvl w:val="0"/>
          <w:numId w:val="3"/>
        </w:numPr>
      </w:pPr>
      <w:r>
        <w:t>Select how many search results to return from each social media site</w:t>
      </w:r>
    </w:p>
    <w:p w14:paraId="3A49B07B" w14:textId="77777777" w:rsidR="00DA5352" w:rsidRDefault="00DA5352" w:rsidP="00DA5352">
      <w:pPr>
        <w:pStyle w:val="ListParagraph"/>
        <w:numPr>
          <w:ilvl w:val="0"/>
          <w:numId w:val="3"/>
        </w:numPr>
      </w:pPr>
      <w:r>
        <w:t>Overlay multiple search results, such as showing the location of “Redskins” posts in comparison to the location of “Cowboys” posts</w:t>
      </w:r>
    </w:p>
    <w:p w14:paraId="380437A0" w14:textId="77777777" w:rsidR="00DA5352" w:rsidRDefault="00DA5352" w:rsidP="00DA5352">
      <w:pPr>
        <w:pStyle w:val="ListParagraph"/>
        <w:numPr>
          <w:ilvl w:val="0"/>
          <w:numId w:val="3"/>
        </w:numPr>
      </w:pPr>
      <w:r>
        <w:t>Limit search results to U.S. posts only</w:t>
      </w:r>
    </w:p>
    <w:p w14:paraId="14D6BFE8" w14:textId="77777777" w:rsidR="0035644C" w:rsidRDefault="0035644C" w:rsidP="00DF1364">
      <w:pPr>
        <w:pStyle w:val="Heading3"/>
      </w:pPr>
      <w:bookmarkStart w:id="408" w:name="_Toc151997506"/>
      <w:r>
        <w:t>User Classes and Characteristics</w:t>
      </w:r>
      <w:bookmarkEnd w:id="408"/>
    </w:p>
    <w:p w14:paraId="0D8CE566" w14:textId="77777777" w:rsidR="004A4C16" w:rsidRDefault="004A4C16" w:rsidP="004A4C16">
      <w:r>
        <w:t xml:space="preserve">The system users will include operators (end users) and the system administrators.  The operators should be familiar with performing standard web searches, and should be familiar with the types of content included in Twitter and Flickr.  The system does not require a high level of expertise from the end users.  The interface will consist of a web page loaded in the user’s browser, containing input elements such as text boxes and buttons as well as a Google Map area and a list of search results.  The system administrators are the application developers, Matthew Silverman and Rebecca Kasinger-Landstreet.  </w:t>
      </w:r>
    </w:p>
    <w:p w14:paraId="714943C8" w14:textId="066932B3" w:rsidR="004A4C16" w:rsidRPr="00135AAA" w:rsidRDefault="004A4C16" w:rsidP="004A4C16">
      <w:r>
        <w:t>The number of allowed users will be determined</w:t>
      </w:r>
      <w:ins w:id="409" w:author="becky" w:date="2010-11-16T10:58:00Z">
        <w:r w:rsidR="00EC6B7C">
          <w:t xml:space="preserve"> based upon bandwidth to the application server.  If the number of concurrent users exceeds load capacities, these users will experience</w:t>
        </w:r>
      </w:ins>
      <w:ins w:id="410" w:author="becky" w:date="2010-11-16T10:59:00Z">
        <w:r w:rsidR="00EC6B7C">
          <w:t xml:space="preserve"> performance degradation</w:t>
        </w:r>
      </w:ins>
      <w:r>
        <w:t xml:space="preserve">.  </w:t>
      </w:r>
      <w:ins w:id="411" w:author="becky" w:date="2010-11-16T10:59:00Z">
        <w:r w:rsidR="00EC6B7C">
          <w:t>However, t</w:t>
        </w:r>
      </w:ins>
      <w:r>
        <w:t xml:space="preserve">he expected number of users is </w:t>
      </w:r>
      <w:ins w:id="412" w:author="becky" w:date="2010-11-16T10:59:00Z">
        <w:r w:rsidR="00EC6B7C">
          <w:t xml:space="preserve">only </w:t>
        </w:r>
      </w:ins>
      <w:r>
        <w:t>10, including the project team, course instructor, and friends and family who may assist with testing.</w:t>
      </w:r>
      <w:ins w:id="413" w:author="becky" w:date="2010-11-16T10:59:00Z">
        <w:r w:rsidR="00EC6B7C">
          <w:t xml:space="preserve">  With such a small number of expected users, we do not anticipate any capacity problems.</w:t>
        </w:r>
      </w:ins>
    </w:p>
    <w:p w14:paraId="22BA45AC" w14:textId="77777777" w:rsidR="0035644C" w:rsidRDefault="0035644C" w:rsidP="00DF1364">
      <w:pPr>
        <w:pStyle w:val="Heading3"/>
      </w:pPr>
      <w:bookmarkStart w:id="414" w:name="_Toc151997507"/>
      <w:r>
        <w:t>Operating Environment</w:t>
      </w:r>
      <w:bookmarkEnd w:id="414"/>
    </w:p>
    <w:p w14:paraId="5F0F8E41" w14:textId="32EBCEE8" w:rsidR="00930413" w:rsidRDefault="00525BDA" w:rsidP="00930413">
      <w:r>
        <w:t>The software will operate as a client/server application.</w:t>
      </w:r>
      <w:r w:rsidR="00DF1364">
        <w:t xml:space="preserve"> </w:t>
      </w:r>
      <w:r>
        <w:t xml:space="preserve"> The user will act as the client and connect to the server f</w:t>
      </w:r>
      <w:r w:rsidR="00352652">
        <w:t>ro</w:t>
      </w:r>
      <w:r>
        <w:t xml:space="preserve">m a PC or Mac computer using a modern Internet Browser such as Internet Explorer, Safari, Firefox or Chrome. </w:t>
      </w:r>
      <w:r w:rsidR="00DF1364">
        <w:t xml:space="preserve"> </w:t>
      </w:r>
      <w:r>
        <w:t xml:space="preserve">The client’s browser must support </w:t>
      </w:r>
      <w:r w:rsidR="00352652">
        <w:t>JavaScript</w:t>
      </w:r>
      <w:r>
        <w:t>.</w:t>
      </w:r>
      <w:r w:rsidR="00DF1364">
        <w:t xml:space="preserve"> </w:t>
      </w:r>
      <w:r>
        <w:t xml:space="preserve"> The client must maintain a connection to the Internet.</w:t>
      </w:r>
      <w:r w:rsidR="00460A4B">
        <w:t xml:space="preserve"> </w:t>
      </w:r>
      <w:ins w:id="415" w:author="becky" w:date="2010-11-16T09:49:00Z">
        <w:r w:rsidR="00460A4B">
          <w:t xml:space="preserve"> Matt Silverman’s home computer will act as the server, hosting the application using Apache Tomcat. </w:t>
        </w:r>
      </w:ins>
      <w:ins w:id="416" w:author="Matt Silverman" w:date="2010-11-21T20:19:00Z">
        <w:r w:rsidR="00F223ED">
          <w:t>Matt Silverman’s home computer will from here on be referred to as the application server.</w:t>
        </w:r>
      </w:ins>
      <w:ins w:id="417" w:author="becky" w:date="2010-11-16T09:49:00Z">
        <w:r w:rsidR="00460A4B">
          <w:t xml:space="preserve"> </w:t>
        </w:r>
      </w:ins>
      <w:r w:rsidR="00930413">
        <w:t xml:space="preserve">Queries to the various social media outlets will </w:t>
      </w:r>
      <w:del w:id="418" w:author="Matt Silverman" w:date="2010-11-21T20:21:00Z">
        <w:r w:rsidR="00930413" w:rsidDel="00F223ED">
          <w:delText>be made by forming web requests</w:delText>
        </w:r>
      </w:del>
      <w:ins w:id="419" w:author="Matt Silverman" w:date="2010-11-21T20:21:00Z">
        <w:r w:rsidR="00F223ED">
          <w:t>originate</w:t>
        </w:r>
      </w:ins>
      <w:r w:rsidR="00930413">
        <w:t xml:space="preserve"> from the </w:t>
      </w:r>
      <w:del w:id="420" w:author="Matt Silverman" w:date="2010-11-21T20:20:00Z">
        <w:r w:rsidR="00930413" w:rsidDel="00F223ED">
          <w:delText xml:space="preserve">App Engine </w:delText>
        </w:r>
      </w:del>
      <w:ins w:id="421" w:author="Matt Silverman" w:date="2010-11-21T20:20:00Z">
        <w:r w:rsidR="00F223ED">
          <w:t xml:space="preserve">application </w:t>
        </w:r>
      </w:ins>
      <w:r w:rsidR="00930413">
        <w:t xml:space="preserve">server as opposed to the client host. </w:t>
      </w:r>
    </w:p>
    <w:p w14:paraId="72D14B59" w14:textId="27EE7B28" w:rsidR="0035644C" w:rsidRDefault="00930413" w:rsidP="0035644C">
      <w:r>
        <w:lastRenderedPageBreak/>
        <w:t xml:space="preserve">The </w:t>
      </w:r>
      <w:del w:id="422" w:author="Matt Silverman" w:date="2010-11-21T21:30:00Z">
        <w:r w:rsidDel="008B7338">
          <w:delText xml:space="preserve">product </w:delText>
        </w:r>
      </w:del>
      <w:ins w:id="423" w:author="Matt Silverman" w:date="2010-11-21T21:30:00Z">
        <w:r w:rsidR="008B7338">
          <w:t xml:space="preserve">application </w:t>
        </w:r>
      </w:ins>
      <w:r>
        <w:t>is intended to operate on a standard desktop or laptop PC with mouse and keyboard or equivalent devices. It is not intended to operate on mobile devices such as Blackberry, iPhone or iPad at this time.</w:t>
      </w:r>
    </w:p>
    <w:p w14:paraId="62447936" w14:textId="77777777" w:rsidR="0035644C" w:rsidRDefault="0035644C" w:rsidP="00DF1364">
      <w:pPr>
        <w:pStyle w:val="Heading3"/>
      </w:pPr>
      <w:bookmarkStart w:id="424" w:name="_Toc151997508"/>
      <w:r>
        <w:t>Design and Implementation Constraints</w:t>
      </w:r>
      <w:bookmarkEnd w:id="424"/>
    </w:p>
    <w:p w14:paraId="77EAEB66" w14:textId="0E3C859B" w:rsidR="0035644C" w:rsidRDefault="00580D78" w:rsidP="0035644C">
      <w:r>
        <w:t xml:space="preserve">This project must be completed </w:t>
      </w:r>
      <w:r w:rsidR="006A304E">
        <w:t xml:space="preserve">by </w:t>
      </w:r>
      <w:r w:rsidR="00DF1364">
        <w:t>November 29</w:t>
      </w:r>
      <w:r w:rsidR="006A304E" w:rsidRPr="006A304E">
        <w:rPr>
          <w:vertAlign w:val="superscript"/>
        </w:rPr>
        <w:t>th</w:t>
      </w:r>
      <w:r w:rsidR="006A304E">
        <w:t>, 2010.</w:t>
      </w:r>
      <w:r w:rsidR="00DF1364">
        <w:t xml:space="preserve"> </w:t>
      </w:r>
      <w:r w:rsidR="00930413">
        <w:t xml:space="preserve"> The </w:t>
      </w:r>
      <w:del w:id="425" w:author="Matt Silverman" w:date="2010-11-21T21:30:00Z">
        <w:r w:rsidR="00930413" w:rsidDel="002B3C53">
          <w:delText xml:space="preserve">product </w:delText>
        </w:r>
      </w:del>
      <w:ins w:id="426" w:author="Matt Silverman" w:date="2010-11-21T21:30:00Z">
        <w:r w:rsidR="002B3C53">
          <w:t xml:space="preserve">application </w:t>
        </w:r>
      </w:ins>
      <w:r w:rsidR="00930413">
        <w:t>must be demonstrated to Professor Bellaachia in his office.</w:t>
      </w:r>
    </w:p>
    <w:p w14:paraId="0A559FA5" w14:textId="5C628734" w:rsidR="006A304E" w:rsidRDefault="006A304E" w:rsidP="0035644C">
      <w:r>
        <w:t xml:space="preserve">The </w:t>
      </w:r>
      <w:del w:id="427" w:author="Matt Silverman" w:date="2010-11-21T21:30:00Z">
        <w:r w:rsidDel="002B3C53">
          <w:delText xml:space="preserve">product </w:delText>
        </w:r>
      </w:del>
      <w:ins w:id="428" w:author="Matt Silverman" w:date="2010-11-21T21:30:00Z">
        <w:r w:rsidR="002B3C53">
          <w:t xml:space="preserve">application </w:t>
        </w:r>
      </w:ins>
      <w:r>
        <w:t>must only use free software and hosting services.</w:t>
      </w:r>
      <w:r w:rsidR="00525BDA">
        <w:t xml:space="preserve"> </w:t>
      </w:r>
    </w:p>
    <w:p w14:paraId="11DA2C86" w14:textId="77777777" w:rsidR="00352652" w:rsidRDefault="00930413" w:rsidP="0035644C">
      <w:r>
        <w:t xml:space="preserve">The number of queries made from the application to the various social media services will be limited by the query flood control limitations imposed by those services. </w:t>
      </w:r>
    </w:p>
    <w:p w14:paraId="79EAD144" w14:textId="77777777" w:rsidR="00930413" w:rsidRDefault="00930413" w:rsidP="0035644C">
      <w:r>
        <w:t>The application must be written in a langu</w:t>
      </w:r>
      <w:r w:rsidR="00DF1364">
        <w:t>age familiar to the developers.</w:t>
      </w:r>
    </w:p>
    <w:p w14:paraId="406B0D92" w14:textId="426D4B91" w:rsidR="00930413" w:rsidRDefault="00930413" w:rsidP="0035644C">
      <w:r>
        <w:t xml:space="preserve">The </w:t>
      </w:r>
      <w:del w:id="429" w:author="Matt Silverman" w:date="2010-11-21T21:30:00Z">
        <w:r w:rsidDel="002B3C53">
          <w:delText xml:space="preserve">product </w:delText>
        </w:r>
      </w:del>
      <w:ins w:id="430" w:author="Matt Silverman" w:date="2010-11-21T21:30:00Z">
        <w:r w:rsidR="002B3C53">
          <w:t xml:space="preserve">application </w:t>
        </w:r>
      </w:ins>
      <w:r>
        <w:t xml:space="preserve">requires a connection to the Internet. </w:t>
      </w:r>
    </w:p>
    <w:p w14:paraId="65F47B38" w14:textId="77777777" w:rsidR="0035644C" w:rsidRDefault="0035644C" w:rsidP="00DF1364">
      <w:pPr>
        <w:pStyle w:val="Heading3"/>
      </w:pPr>
      <w:bookmarkStart w:id="431" w:name="_Toc151997509"/>
      <w:r>
        <w:t>Assumptions and Dependencies</w:t>
      </w:r>
      <w:bookmarkEnd w:id="431"/>
    </w:p>
    <w:p w14:paraId="6F2803BC" w14:textId="0DC875E8" w:rsidR="00930413" w:rsidRDefault="00460A4B" w:rsidP="0035644C">
      <w:ins w:id="432" w:author="becky" w:date="2010-11-16T09:50:00Z">
        <w:r>
          <w:t xml:space="preserve">It is assumed that the application running on </w:t>
        </w:r>
        <w:del w:id="433" w:author="Matt Silverman" w:date="2010-11-21T20:22:00Z">
          <w:r w:rsidDel="006C4576">
            <w:delText>Matt’s home computer</w:delText>
          </w:r>
        </w:del>
      </w:ins>
      <w:ins w:id="434" w:author="Matt Silverman" w:date="2010-11-21T20:22:00Z">
        <w:r w:rsidR="006C4576">
          <w:t>the application server</w:t>
        </w:r>
      </w:ins>
      <w:ins w:id="435" w:author="becky" w:date="2010-11-16T09:50:00Z">
        <w:r>
          <w:t xml:space="preserve"> </w:t>
        </w:r>
      </w:ins>
      <w:r w:rsidR="002D73C0">
        <w:t xml:space="preserve">will be able to make the necessary http connections to the various social media services. </w:t>
      </w:r>
    </w:p>
    <w:p w14:paraId="6D242ED1" w14:textId="77777777" w:rsidR="0035644C" w:rsidRDefault="0035644C" w:rsidP="00DF1364">
      <w:pPr>
        <w:pStyle w:val="Heading2"/>
      </w:pPr>
      <w:bookmarkStart w:id="436" w:name="_Toc151997510"/>
      <w:r>
        <w:t>External Interface Requirements</w:t>
      </w:r>
      <w:bookmarkEnd w:id="436"/>
    </w:p>
    <w:p w14:paraId="2024FAF1" w14:textId="77777777" w:rsidR="0035644C" w:rsidRDefault="0035644C" w:rsidP="00DF1364">
      <w:pPr>
        <w:pStyle w:val="Heading3"/>
      </w:pPr>
      <w:bookmarkStart w:id="437" w:name="_Toc151997511"/>
      <w:r>
        <w:t>User Interfaces</w:t>
      </w:r>
      <w:bookmarkEnd w:id="437"/>
    </w:p>
    <w:p w14:paraId="45BBC27F" w14:textId="77777777" w:rsidR="0035644C" w:rsidRDefault="0048101B" w:rsidP="0035644C">
      <w:r>
        <w:t>The user interface will include the following elements</w:t>
      </w:r>
    </w:p>
    <w:p w14:paraId="4F215EE6" w14:textId="77777777" w:rsidR="0048101B" w:rsidRDefault="0048101B" w:rsidP="0048101B">
      <w:pPr>
        <w:pStyle w:val="ListParagraph"/>
        <w:numPr>
          <w:ilvl w:val="0"/>
          <w:numId w:val="3"/>
        </w:numPr>
      </w:pPr>
      <w:r>
        <w:t>Text box to capture search criteria</w:t>
      </w:r>
    </w:p>
    <w:p w14:paraId="4E427273" w14:textId="77777777" w:rsidR="0048101B" w:rsidRDefault="0048101B" w:rsidP="0048101B">
      <w:pPr>
        <w:pStyle w:val="ListParagraph"/>
        <w:numPr>
          <w:ilvl w:val="0"/>
          <w:numId w:val="3"/>
        </w:numPr>
      </w:pPr>
      <w:r>
        <w:t>Checkboxes to allow user to select which social media sites to search</w:t>
      </w:r>
    </w:p>
    <w:p w14:paraId="662D77E6" w14:textId="77777777" w:rsidR="0048101B" w:rsidRDefault="0048101B" w:rsidP="0048101B">
      <w:pPr>
        <w:pStyle w:val="ListParagraph"/>
        <w:numPr>
          <w:ilvl w:val="0"/>
          <w:numId w:val="3"/>
        </w:numPr>
      </w:pPr>
      <w:r>
        <w:t>Search button</w:t>
      </w:r>
    </w:p>
    <w:p w14:paraId="795D8F63" w14:textId="77777777" w:rsidR="0048101B" w:rsidRDefault="0048101B" w:rsidP="0048101B">
      <w:pPr>
        <w:pStyle w:val="ListParagraph"/>
        <w:numPr>
          <w:ilvl w:val="0"/>
          <w:numId w:val="3"/>
        </w:numPr>
      </w:pPr>
      <w:r>
        <w:t>List of links to the search results with short description (where available)</w:t>
      </w:r>
    </w:p>
    <w:p w14:paraId="1552CB31" w14:textId="77777777" w:rsidR="0035644C" w:rsidRDefault="0048101B" w:rsidP="0035644C">
      <w:pPr>
        <w:pStyle w:val="ListParagraph"/>
        <w:numPr>
          <w:ilvl w:val="0"/>
          <w:numId w:val="3"/>
        </w:numPr>
      </w:pPr>
      <w:r>
        <w:t>Google map of locations</w:t>
      </w:r>
    </w:p>
    <w:p w14:paraId="2449E4F4" w14:textId="77777777" w:rsidR="00560474" w:rsidRDefault="00560474" w:rsidP="0035644C">
      <w:pPr>
        <w:pStyle w:val="ListParagraph"/>
        <w:numPr>
          <w:ilvl w:val="0"/>
          <w:numId w:val="3"/>
        </w:numPr>
      </w:pPr>
      <w:r>
        <w:t xml:space="preserve">Option to search </w:t>
      </w:r>
      <w:r w:rsidR="003779D4">
        <w:t>again</w:t>
      </w:r>
    </w:p>
    <w:p w14:paraId="41E1296D" w14:textId="77777777" w:rsidR="0035644C" w:rsidRDefault="0035644C" w:rsidP="00DF1364">
      <w:pPr>
        <w:pStyle w:val="Heading3"/>
      </w:pPr>
      <w:bookmarkStart w:id="438" w:name="_Toc151997512"/>
      <w:r>
        <w:t>Hardware Interfaces</w:t>
      </w:r>
      <w:bookmarkEnd w:id="438"/>
    </w:p>
    <w:p w14:paraId="75FF0AB1" w14:textId="572AF3F0" w:rsidR="009E4B1C" w:rsidRDefault="009E4B1C" w:rsidP="0035644C">
      <w:r>
        <w:t xml:space="preserve">Both the user’s computer and the </w:t>
      </w:r>
      <w:del w:id="439" w:author="Matt Silverman" w:date="2010-11-21T21:31:00Z">
        <w:r w:rsidDel="003D47CB">
          <w:delText xml:space="preserve">product </w:delText>
        </w:r>
      </w:del>
      <w:ins w:id="440" w:author="Matt Silverman" w:date="2010-11-21T21:31:00Z">
        <w:r w:rsidR="003D47CB">
          <w:t xml:space="preserve">applicatioin </w:t>
        </w:r>
      </w:ins>
      <w:r>
        <w:t xml:space="preserve">will interface </w:t>
      </w:r>
      <w:del w:id="441" w:author="Matt Silverman" w:date="2010-11-21T20:23:00Z">
        <w:r w:rsidDel="006C4576">
          <w:delText>will have</w:delText>
        </w:r>
      </w:del>
      <w:ins w:id="442" w:author="Matt Silverman" w:date="2010-11-21T20:23:00Z">
        <w:r w:rsidR="006C4576">
          <w:t>with</w:t>
        </w:r>
      </w:ins>
      <w:r>
        <w:t xml:space="preserve"> a physical connection to the Internet through hardware network adapters.</w:t>
      </w:r>
    </w:p>
    <w:p w14:paraId="544A2F2C" w14:textId="4D93226E" w:rsidR="0035644C" w:rsidRDefault="002D73C0" w:rsidP="0035644C">
      <w:r>
        <w:t xml:space="preserve">The </w:t>
      </w:r>
      <w:del w:id="443" w:author="Matt Silverman" w:date="2010-11-21T21:31:00Z">
        <w:r w:rsidDel="003D47CB">
          <w:delText xml:space="preserve">product </w:delText>
        </w:r>
      </w:del>
      <w:ins w:id="444" w:author="Matt Silverman" w:date="2010-11-21T21:31:00Z">
        <w:r w:rsidR="003D47CB">
          <w:t xml:space="preserve">application </w:t>
        </w:r>
      </w:ins>
      <w:r>
        <w:t>will interface with the</w:t>
      </w:r>
      <w:r w:rsidR="009E4B1C">
        <w:t xml:space="preserve"> system</w:t>
      </w:r>
      <w:r>
        <w:t xml:space="preserve"> hardware </w:t>
      </w:r>
      <w:r w:rsidR="009E4B1C">
        <w:t xml:space="preserve">it runs on </w:t>
      </w:r>
      <w:r>
        <w:t xml:space="preserve">through the </w:t>
      </w:r>
      <w:del w:id="445" w:author="Matt Silverman" w:date="2010-11-21T20:23:00Z">
        <w:r w:rsidDel="006C4576">
          <w:delText xml:space="preserve">web and </w:delText>
        </w:r>
      </w:del>
      <w:r>
        <w:t>application server’s runtime environment</w:t>
      </w:r>
      <w:r w:rsidR="009E4B1C">
        <w:t xml:space="preserve">. </w:t>
      </w:r>
      <w:r w:rsidR="00460A4B">
        <w:t xml:space="preserve"> </w:t>
      </w:r>
      <w:r w:rsidR="009E4B1C">
        <w:t xml:space="preserve">The runtime environment </w:t>
      </w:r>
      <w:r>
        <w:t>relies on the underlying operating system</w:t>
      </w:r>
      <w:r w:rsidR="009E4B1C">
        <w:t>’s interface to the physical resources such as memory and network adapters.</w:t>
      </w:r>
      <w:ins w:id="446" w:author="becky" w:date="2010-11-16T09:51:00Z">
        <w:r w:rsidR="00460A4B">
          <w:t xml:space="preserve">  Matt will manage and maintain </w:t>
        </w:r>
        <w:del w:id="447" w:author="Matt Silverman" w:date="2010-11-21T20:23:00Z">
          <w:r w:rsidR="00460A4B" w:rsidDel="006C4576">
            <w:delText xml:space="preserve">the </w:delText>
          </w:r>
        </w:del>
        <w:r w:rsidR="00460A4B">
          <w:t>this interface</w:t>
        </w:r>
      </w:ins>
      <w:ins w:id="448" w:author="becky" w:date="2010-11-16T09:52:00Z">
        <w:r w:rsidR="00460A4B">
          <w:t xml:space="preserve"> using Apache Tomcat software.</w:t>
        </w:r>
      </w:ins>
      <w:r>
        <w:t xml:space="preserve"> </w:t>
      </w:r>
    </w:p>
    <w:p w14:paraId="3D008307" w14:textId="77777777" w:rsidR="0035644C" w:rsidRDefault="0035644C" w:rsidP="00DF1364">
      <w:pPr>
        <w:pStyle w:val="Heading3"/>
      </w:pPr>
      <w:bookmarkStart w:id="449" w:name="_Toc151997513"/>
      <w:r>
        <w:t>Software Interfaces</w:t>
      </w:r>
      <w:bookmarkEnd w:id="449"/>
    </w:p>
    <w:p w14:paraId="57AF676D" w14:textId="02BE5AED" w:rsidR="0086456D" w:rsidRDefault="00525707" w:rsidP="0035644C">
      <w:pPr>
        <w:rPr>
          <w:ins w:id="450" w:author="becky" w:date="2010-11-16T09:56:00Z"/>
        </w:rPr>
      </w:pPr>
      <w:r>
        <w:t xml:space="preserve">The user’s client (web browser) will interface with the </w:t>
      </w:r>
      <w:del w:id="451" w:author="Matt Silverman" w:date="2010-11-21T20:24:00Z">
        <w:r w:rsidDel="00655177">
          <w:delText xml:space="preserve">product </w:delText>
        </w:r>
      </w:del>
      <w:ins w:id="452" w:author="Matt Silverman" w:date="2010-11-21T20:24:00Z">
        <w:r w:rsidR="00655177">
          <w:t xml:space="preserve">application </w:t>
        </w:r>
      </w:ins>
      <w:r>
        <w:t xml:space="preserve">via the http protocol and render in its browser the HTML and </w:t>
      </w:r>
      <w:r w:rsidR="00352652">
        <w:t>JavaScript</w:t>
      </w:r>
      <w:r>
        <w:t xml:space="preserve"> returned by the server</w:t>
      </w:r>
      <w:r w:rsidR="0086456D">
        <w:t>.</w:t>
      </w:r>
      <w:r>
        <w:t xml:space="preserve"> </w:t>
      </w:r>
    </w:p>
    <w:p w14:paraId="4FFD731A" w14:textId="2809EAAA" w:rsidR="0035644C" w:rsidRDefault="00F51AC0">
      <w:pPr>
        <w:pPrChange w:id="453" w:author="Matt Silverman" w:date="2010-11-21T20:25:00Z">
          <w:pPr>
            <w:pStyle w:val="Heading3"/>
          </w:pPr>
        </w:pPrChange>
      </w:pPr>
      <w:ins w:id="454" w:author="becky" w:date="2010-11-16T09:56:00Z">
        <w:r>
          <w:lastRenderedPageBreak/>
          <w:t xml:space="preserve">The </w:t>
        </w:r>
        <w:del w:id="455" w:author="Matt Silverman" w:date="2010-11-21T20:24:00Z">
          <w:r w:rsidDel="00655177">
            <w:delText>product</w:delText>
          </w:r>
        </w:del>
      </w:ins>
      <w:ins w:id="456" w:author="Matt Silverman" w:date="2010-11-21T20:24:00Z">
        <w:r w:rsidR="00655177">
          <w:t>application</w:t>
        </w:r>
      </w:ins>
      <w:ins w:id="457" w:author="becky" w:date="2010-11-16T09:56:00Z">
        <w:r>
          <w:t xml:space="preserve"> will interface with various social media services </w:t>
        </w:r>
      </w:ins>
      <w:ins w:id="458" w:author="Matt Silverman" w:date="2010-11-21T20:26:00Z">
        <w:r w:rsidR="00655177">
          <w:t xml:space="preserve">through web requests to the service’s REST interface. The web requests will be formed using third party Java libraries imported into the application. </w:t>
        </w:r>
      </w:ins>
      <w:ins w:id="459" w:author="becky" w:date="2010-11-16T10:04:00Z">
        <w:del w:id="460" w:author="Matt Silverman" w:date="2010-11-21T20:26:00Z">
          <w:r w:rsidR="0080231A" w:rsidDel="00655177">
            <w:delText xml:space="preserve">by </w:delText>
          </w:r>
        </w:del>
      </w:ins>
      <w:ins w:id="461" w:author="becky" w:date="2010-11-16T10:06:00Z">
        <w:del w:id="462" w:author="Matt Silverman" w:date="2010-11-21T20:28:00Z">
          <w:r w:rsidR="0080231A" w:rsidDel="00655177">
            <w:delText>importing their libraries and</w:delText>
          </w:r>
        </w:del>
      </w:ins>
      <w:ins w:id="463" w:author="Matt Silverman" w:date="2010-11-21T20:28:00Z">
        <w:r w:rsidR="00655177">
          <w:t>The web requests will be formed</w:t>
        </w:r>
      </w:ins>
      <w:ins w:id="464" w:author="becky" w:date="2010-11-16T10:06:00Z">
        <w:r w:rsidR="0080231A">
          <w:t xml:space="preserve"> following the </w:t>
        </w:r>
      </w:ins>
      <w:ins w:id="465" w:author="becky" w:date="2010-11-16T10:07:00Z">
        <w:r w:rsidR="0080231A">
          <w:t xml:space="preserve">syntax described in the </w:t>
        </w:r>
      </w:ins>
      <w:ins w:id="466" w:author="becky" w:date="2010-11-16T10:06:00Z">
        <w:r w:rsidR="0080231A">
          <w:t>API documentation</w:t>
        </w:r>
      </w:ins>
      <w:ins w:id="467" w:author="Matt Silverman" w:date="2010-11-21T20:28:00Z">
        <w:r w:rsidR="00655177">
          <w:t xml:space="preserve"> of the libraries</w:t>
        </w:r>
      </w:ins>
      <w:ins w:id="468" w:author="becky" w:date="2010-11-16T10:07:00Z">
        <w:r w:rsidR="0080231A">
          <w:t>.</w:t>
        </w:r>
      </w:ins>
      <w:ins w:id="469" w:author="becky" w:date="2010-11-16T10:08:00Z">
        <w:r w:rsidR="00FC5D3A">
          <w:t xml:space="preserve">  The map displayed by the </w:t>
        </w:r>
        <w:del w:id="470" w:author="Matt Silverman" w:date="2010-11-21T20:28:00Z">
          <w:r w:rsidR="00FC5D3A" w:rsidDel="00655177">
            <w:delText>product</w:delText>
          </w:r>
        </w:del>
      </w:ins>
      <w:ins w:id="471" w:author="Matt Silverman" w:date="2010-11-21T20:28:00Z">
        <w:r w:rsidR="00655177">
          <w:t>application</w:t>
        </w:r>
      </w:ins>
      <w:ins w:id="472" w:author="becky" w:date="2010-11-16T10:08:00Z">
        <w:r w:rsidR="00FC5D3A">
          <w:t xml:space="preserve"> will </w:t>
        </w:r>
        <w:del w:id="473" w:author="Matt Silverman" w:date="2010-11-21T20:28:00Z">
          <w:r w:rsidR="00FC5D3A" w:rsidDel="00655177">
            <w:delText xml:space="preserve">also </w:delText>
          </w:r>
        </w:del>
        <w:r w:rsidR="00FC5D3A">
          <w:t>be built and customized using the Google Map API.</w:t>
        </w:r>
      </w:ins>
      <w:r w:rsidR="0035644C">
        <w:t>Communications Interfaces</w:t>
      </w:r>
    </w:p>
    <w:p w14:paraId="49359AAA" w14:textId="10F8BEC5" w:rsidR="00525707" w:rsidRDefault="00525707" w:rsidP="00525707">
      <w:r>
        <w:t xml:space="preserve">The user’s client (web browser) will interface with the </w:t>
      </w:r>
      <w:del w:id="474" w:author="Matt Silverman" w:date="2010-11-21T20:29:00Z">
        <w:r w:rsidDel="00C972AA">
          <w:delText xml:space="preserve">product’s </w:delText>
        </w:r>
      </w:del>
      <w:ins w:id="475" w:author="Matt Silverman" w:date="2010-11-21T20:29:00Z">
        <w:r w:rsidR="00C972AA">
          <w:t xml:space="preserve">application’s </w:t>
        </w:r>
      </w:ins>
      <w:r>
        <w:t xml:space="preserve">web server using an http connection on TCP port 80. </w:t>
      </w:r>
    </w:p>
    <w:p w14:paraId="287B4D04" w14:textId="024A5AAB" w:rsidR="005E7B78" w:rsidRPr="004A4C16" w:rsidRDefault="00525707">
      <w:pPr>
        <w:rPr>
          <w:rFonts w:asciiTheme="minorHAnsi" w:hAnsiTheme="minorHAnsi"/>
        </w:rPr>
      </w:pPr>
      <w:r>
        <w:t xml:space="preserve">The </w:t>
      </w:r>
      <w:del w:id="476" w:author="Matt Silverman" w:date="2010-11-21T20:29:00Z">
        <w:r w:rsidDel="00C972AA">
          <w:delText xml:space="preserve">product’s </w:delText>
        </w:r>
      </w:del>
      <w:ins w:id="477" w:author="Matt Silverman" w:date="2010-11-21T20:29:00Z">
        <w:r w:rsidR="00C972AA">
          <w:t xml:space="preserve">application’s </w:t>
        </w:r>
      </w:ins>
      <w:r>
        <w:t xml:space="preserve">communications with the </w:t>
      </w:r>
      <w:r w:rsidR="00DF1364">
        <w:t>third-</w:t>
      </w:r>
      <w:r>
        <w:t xml:space="preserve">party social media services will be made using http web requests over TCP port 80. </w:t>
      </w:r>
      <w:del w:id="478" w:author="Matt Silverman" w:date="2010-11-21T20:29:00Z">
        <w:r w:rsidDel="00300E66">
          <w:delText xml:space="preserve">If authentication and secure communication is required to access a service TCP port 443 will be used. </w:delText>
        </w:r>
      </w:del>
    </w:p>
    <w:p w14:paraId="1D466374" w14:textId="77777777" w:rsidR="0035644C" w:rsidRDefault="0035644C" w:rsidP="00DF1364">
      <w:pPr>
        <w:pStyle w:val="Heading2"/>
      </w:pPr>
      <w:bookmarkStart w:id="479" w:name="_Toc151997514"/>
      <w:r>
        <w:t>System Features</w:t>
      </w:r>
      <w:bookmarkEnd w:id="479"/>
    </w:p>
    <w:p w14:paraId="30621A2E" w14:textId="77777777" w:rsidR="00560474" w:rsidRDefault="00560474" w:rsidP="00DF1364">
      <w:pPr>
        <w:pStyle w:val="Heading3"/>
      </w:pPr>
      <w:bookmarkStart w:id="480" w:name="_Toc151997515"/>
      <w:r>
        <w:t>Enter Search Criteria</w:t>
      </w:r>
      <w:bookmarkEnd w:id="480"/>
    </w:p>
    <w:p w14:paraId="3E9323AA" w14:textId="77777777" w:rsidR="00560474" w:rsidRDefault="00560474" w:rsidP="00DF1364">
      <w:pPr>
        <w:pStyle w:val="Heading4"/>
      </w:pPr>
      <w:bookmarkStart w:id="481" w:name="_Toc274073068"/>
      <w:bookmarkStart w:id="482" w:name="_Toc274303508"/>
      <w:r>
        <w:t>Description and Priority</w:t>
      </w:r>
      <w:bookmarkEnd w:id="481"/>
      <w:bookmarkEnd w:id="482"/>
    </w:p>
    <w:p w14:paraId="2DCBF924" w14:textId="77777777" w:rsidR="00560474" w:rsidRDefault="00560474" w:rsidP="00560474">
      <w:r>
        <w:t xml:space="preserve">This feature will allow the user to customize his/her search by entering the search terms and select which social media sites to be searched.  This feature is </w:t>
      </w:r>
      <w:r w:rsidR="00FC749E">
        <w:rPr>
          <w:b/>
          <w:color w:val="C00000"/>
        </w:rPr>
        <w:t>MANDATORY</w:t>
      </w:r>
      <w:r>
        <w:t>.</w:t>
      </w:r>
    </w:p>
    <w:p w14:paraId="05219F64" w14:textId="77777777" w:rsidR="00560474" w:rsidRDefault="00560474" w:rsidP="00DF1364">
      <w:pPr>
        <w:pStyle w:val="Heading4"/>
      </w:pPr>
      <w:bookmarkStart w:id="483" w:name="_Toc274073069"/>
      <w:bookmarkStart w:id="484" w:name="_Toc274303509"/>
      <w:r>
        <w:t>Stimulus/Response Sequences</w:t>
      </w:r>
      <w:bookmarkEnd w:id="483"/>
      <w:bookmarkEnd w:id="484"/>
    </w:p>
    <w:p w14:paraId="75EC737A" w14:textId="0C755846" w:rsidR="00560474" w:rsidRDefault="00560474" w:rsidP="00560474">
      <w:r>
        <w:t xml:space="preserve">This interface will be presented immediately to the user when he/she accesses the </w:t>
      </w:r>
      <w:del w:id="485" w:author="Matt Silverman" w:date="2010-11-21T21:31:00Z">
        <w:r w:rsidDel="00C86F3B">
          <w:delText>product</w:delText>
        </w:r>
      </w:del>
      <w:ins w:id="486" w:author="Matt Silverman" w:date="2010-11-21T21:31:00Z">
        <w:r w:rsidR="00C86F3B">
          <w:t>application</w:t>
        </w:r>
      </w:ins>
      <w:r>
        <w:t xml:space="preserve">, and will be </w:t>
      </w:r>
      <w:r w:rsidR="00333B5D">
        <w:t xml:space="preserve">presented again any time that the user </w:t>
      </w:r>
      <w:r>
        <w:t>selects the option to search again.</w:t>
      </w:r>
    </w:p>
    <w:p w14:paraId="0B16F959" w14:textId="77777777" w:rsidR="00333B5D" w:rsidRDefault="00333B5D" w:rsidP="00560474">
      <w:r>
        <w:t>The user enters his/her search terms and selects the appropriate checkboxes to search the desired social media sites.</w:t>
      </w:r>
    </w:p>
    <w:p w14:paraId="0B687FB6" w14:textId="77777777" w:rsidR="00333B5D" w:rsidRDefault="00333B5D" w:rsidP="00560474">
      <w:r>
        <w:t>This functionality ends when the user presses the Search button.</w:t>
      </w:r>
    </w:p>
    <w:p w14:paraId="42F81B52" w14:textId="77777777" w:rsidR="00333B5D" w:rsidRDefault="00333B5D" w:rsidP="00DF1364">
      <w:pPr>
        <w:pStyle w:val="Heading4"/>
      </w:pPr>
      <w:bookmarkStart w:id="487" w:name="_Toc274073070"/>
      <w:bookmarkStart w:id="488" w:name="_Toc274303510"/>
      <w:r>
        <w:t>Functional Requirements</w:t>
      </w:r>
      <w:bookmarkEnd w:id="487"/>
      <w:bookmarkEnd w:id="488"/>
    </w:p>
    <w:p w14:paraId="433CE717" w14:textId="77777777" w:rsidR="00333B5D" w:rsidRDefault="00333B5D" w:rsidP="00333B5D">
      <w:r>
        <w:t>This feature requires the following elements</w:t>
      </w:r>
    </w:p>
    <w:tbl>
      <w:tblPr>
        <w:tblStyle w:val="TableGrid"/>
        <w:tblW w:w="0" w:type="auto"/>
        <w:tblLook w:val="04A0" w:firstRow="1" w:lastRow="0" w:firstColumn="1" w:lastColumn="0" w:noHBand="0" w:noVBand="1"/>
      </w:tblPr>
      <w:tblGrid>
        <w:gridCol w:w="1458"/>
        <w:gridCol w:w="8118"/>
      </w:tblGrid>
      <w:tr w:rsidR="00333B5D" w:rsidRPr="00333B5D" w14:paraId="4EB68185" w14:textId="77777777" w:rsidTr="00333B5D">
        <w:tc>
          <w:tcPr>
            <w:tcW w:w="1458" w:type="dxa"/>
            <w:shd w:val="clear" w:color="auto" w:fill="99CCFF"/>
          </w:tcPr>
          <w:p w14:paraId="127A3014" w14:textId="77777777" w:rsidR="00333B5D" w:rsidRPr="00333B5D" w:rsidRDefault="00333B5D" w:rsidP="00333B5D">
            <w:pPr>
              <w:jc w:val="center"/>
              <w:rPr>
                <w:b/>
              </w:rPr>
            </w:pPr>
            <w:r w:rsidRPr="00333B5D">
              <w:rPr>
                <w:b/>
              </w:rPr>
              <w:t>Requirement</w:t>
            </w:r>
          </w:p>
        </w:tc>
        <w:tc>
          <w:tcPr>
            <w:tcW w:w="8118" w:type="dxa"/>
            <w:shd w:val="clear" w:color="auto" w:fill="99CCFF"/>
          </w:tcPr>
          <w:p w14:paraId="7493371E" w14:textId="77777777" w:rsidR="00333B5D" w:rsidRPr="00333B5D" w:rsidRDefault="00333B5D" w:rsidP="00333B5D">
            <w:pPr>
              <w:jc w:val="center"/>
              <w:rPr>
                <w:b/>
              </w:rPr>
            </w:pPr>
            <w:r w:rsidRPr="00333B5D">
              <w:rPr>
                <w:b/>
              </w:rPr>
              <w:t>Description</w:t>
            </w:r>
          </w:p>
        </w:tc>
      </w:tr>
      <w:tr w:rsidR="00333B5D" w14:paraId="6D9FC5F6" w14:textId="77777777" w:rsidTr="00333B5D">
        <w:tc>
          <w:tcPr>
            <w:tcW w:w="1458" w:type="dxa"/>
          </w:tcPr>
          <w:p w14:paraId="4A939C77" w14:textId="77777777" w:rsidR="00333B5D" w:rsidRDefault="00333B5D" w:rsidP="00514C5E">
            <w:pPr>
              <w:jc w:val="center"/>
            </w:pPr>
            <w:r>
              <w:t>REQ-1</w:t>
            </w:r>
          </w:p>
        </w:tc>
        <w:tc>
          <w:tcPr>
            <w:tcW w:w="8118" w:type="dxa"/>
          </w:tcPr>
          <w:p w14:paraId="1BE65035" w14:textId="77777777" w:rsidR="00333B5D" w:rsidRDefault="00606F6B" w:rsidP="00333B5D">
            <w:r>
              <w:t xml:space="preserve">(Mandatory) </w:t>
            </w:r>
            <w:r w:rsidR="00333B5D">
              <w:t>Allow the user to enter his/her search terms</w:t>
            </w:r>
            <w:r>
              <w:t>.</w:t>
            </w:r>
          </w:p>
        </w:tc>
      </w:tr>
      <w:tr w:rsidR="00333B5D" w14:paraId="702EE9E3" w14:textId="77777777" w:rsidTr="00333B5D">
        <w:tc>
          <w:tcPr>
            <w:tcW w:w="1458" w:type="dxa"/>
          </w:tcPr>
          <w:p w14:paraId="257A5DDD" w14:textId="77777777" w:rsidR="00333B5D" w:rsidRDefault="00333B5D" w:rsidP="00514C5E">
            <w:pPr>
              <w:jc w:val="center"/>
            </w:pPr>
            <w:r>
              <w:t>REQ-2</w:t>
            </w:r>
          </w:p>
        </w:tc>
        <w:tc>
          <w:tcPr>
            <w:tcW w:w="8118" w:type="dxa"/>
          </w:tcPr>
          <w:p w14:paraId="626FA58C" w14:textId="77777777" w:rsidR="00333B5D" w:rsidRDefault="00606F6B" w:rsidP="00333B5D">
            <w:r>
              <w:t xml:space="preserve">(Mandatory) </w:t>
            </w:r>
            <w:r w:rsidR="00333B5D">
              <w:t>Allow the user to select which social media sites to search</w:t>
            </w:r>
            <w:r>
              <w:t>.</w:t>
            </w:r>
          </w:p>
        </w:tc>
      </w:tr>
      <w:tr w:rsidR="00333B5D" w14:paraId="211221E8" w14:textId="77777777" w:rsidTr="00333B5D">
        <w:tc>
          <w:tcPr>
            <w:tcW w:w="1458" w:type="dxa"/>
          </w:tcPr>
          <w:p w14:paraId="52CF973C" w14:textId="77777777" w:rsidR="00333B5D" w:rsidRDefault="00333B5D" w:rsidP="00514C5E">
            <w:pPr>
              <w:jc w:val="center"/>
            </w:pPr>
            <w:r>
              <w:t>REQ-3</w:t>
            </w:r>
          </w:p>
        </w:tc>
        <w:tc>
          <w:tcPr>
            <w:tcW w:w="8118" w:type="dxa"/>
          </w:tcPr>
          <w:p w14:paraId="00E9B6B0" w14:textId="77777777" w:rsidR="00333B5D" w:rsidRDefault="00606F6B" w:rsidP="00333B5D">
            <w:r>
              <w:t xml:space="preserve">(Mandatory) </w:t>
            </w:r>
            <w:r w:rsidR="00333B5D">
              <w:t>Allow the user to execute the search</w:t>
            </w:r>
            <w:r>
              <w:t>.</w:t>
            </w:r>
          </w:p>
        </w:tc>
      </w:tr>
    </w:tbl>
    <w:p w14:paraId="4FAB7BF3" w14:textId="77777777" w:rsidR="00352652" w:rsidRDefault="00352652">
      <w:pPr>
        <w:rPr>
          <w:rFonts w:asciiTheme="majorHAnsi" w:eastAsiaTheme="majorEastAsia" w:hAnsiTheme="majorHAnsi" w:cstheme="majorBidi"/>
          <w:b/>
          <w:bCs/>
          <w:sz w:val="26"/>
          <w:szCs w:val="26"/>
        </w:rPr>
      </w:pPr>
    </w:p>
    <w:p w14:paraId="00BF073D" w14:textId="77777777" w:rsidR="00333B5D" w:rsidRDefault="00333B5D" w:rsidP="00DF1364">
      <w:pPr>
        <w:pStyle w:val="Heading3"/>
      </w:pPr>
      <w:bookmarkStart w:id="489" w:name="_Toc151997516"/>
      <w:r>
        <w:t>Execute Search</w:t>
      </w:r>
      <w:bookmarkEnd w:id="489"/>
    </w:p>
    <w:p w14:paraId="3B8564CF" w14:textId="77777777" w:rsidR="00333B5D" w:rsidRDefault="00333B5D" w:rsidP="00DF1364">
      <w:pPr>
        <w:pStyle w:val="Heading4"/>
      </w:pPr>
      <w:bookmarkStart w:id="490" w:name="_Toc274073072"/>
      <w:bookmarkStart w:id="491" w:name="_Toc274303512"/>
      <w:r>
        <w:t>Description and Priority</w:t>
      </w:r>
      <w:bookmarkEnd w:id="490"/>
      <w:bookmarkEnd w:id="491"/>
    </w:p>
    <w:p w14:paraId="07793524" w14:textId="77777777" w:rsidR="00333B5D" w:rsidRDefault="00333B5D" w:rsidP="00333B5D">
      <w:r>
        <w:t xml:space="preserve">This feature allows the user to submit his/her search terms and social media site selections for the system to begin its search for related posts.  This feature is </w:t>
      </w:r>
      <w:r w:rsidR="00FC749E">
        <w:rPr>
          <w:b/>
          <w:color w:val="C00000"/>
        </w:rPr>
        <w:t>MANDATORY</w:t>
      </w:r>
      <w:r>
        <w:t>.</w:t>
      </w:r>
    </w:p>
    <w:p w14:paraId="4FF86026" w14:textId="77777777" w:rsidR="00333B5D" w:rsidRDefault="00333B5D" w:rsidP="00DF1364">
      <w:pPr>
        <w:pStyle w:val="Heading4"/>
      </w:pPr>
      <w:bookmarkStart w:id="492" w:name="_Toc274073073"/>
      <w:bookmarkStart w:id="493" w:name="_Toc274303513"/>
      <w:r>
        <w:t>Stimulus/Response Sequences</w:t>
      </w:r>
      <w:bookmarkEnd w:id="492"/>
      <w:bookmarkEnd w:id="493"/>
    </w:p>
    <w:p w14:paraId="068D62E2" w14:textId="77777777" w:rsidR="00333B5D" w:rsidRDefault="00333B5D" w:rsidP="00333B5D">
      <w:r>
        <w:t>This feature will be executed when the user presses the Search button.</w:t>
      </w:r>
    </w:p>
    <w:p w14:paraId="791719BE" w14:textId="77777777" w:rsidR="00333B5D" w:rsidRDefault="00333B5D" w:rsidP="00333B5D">
      <w:r>
        <w:lastRenderedPageBreak/>
        <w:t>The system will then build and send the REST calls to each of the social media communities’ APIs.</w:t>
      </w:r>
    </w:p>
    <w:p w14:paraId="06437D39" w14:textId="77777777" w:rsidR="00333B5D" w:rsidRDefault="00333B5D" w:rsidP="00333B5D">
      <w:r>
        <w:t>When a response is received from each of the social media communities, the system will parse the various response formats, and aggregate them into a common format</w:t>
      </w:r>
      <w:r w:rsidR="00FC749E">
        <w:t>, limiting the results to the 20 most recent posts.</w:t>
      </w:r>
    </w:p>
    <w:p w14:paraId="66279619" w14:textId="77777777" w:rsidR="00333B5D" w:rsidRDefault="00333B5D" w:rsidP="00333B5D">
      <w:r>
        <w:t xml:space="preserve">This functionality ends when SMM has </w:t>
      </w:r>
      <w:r w:rsidR="000C62D6">
        <w:t xml:space="preserve">parsed and aggregated the </w:t>
      </w:r>
      <w:r w:rsidR="00514C5E">
        <w:t>search results from the social media communities.</w:t>
      </w:r>
    </w:p>
    <w:p w14:paraId="17B6253C" w14:textId="77777777" w:rsidR="00514C5E" w:rsidRDefault="00514C5E" w:rsidP="00DF1364">
      <w:pPr>
        <w:pStyle w:val="Heading4"/>
      </w:pPr>
      <w:bookmarkStart w:id="494" w:name="_Toc274073074"/>
      <w:bookmarkStart w:id="495" w:name="_Toc274303514"/>
      <w:r>
        <w:t>Functional Requirements</w:t>
      </w:r>
      <w:bookmarkEnd w:id="494"/>
      <w:bookmarkEnd w:id="495"/>
    </w:p>
    <w:tbl>
      <w:tblPr>
        <w:tblStyle w:val="TableGrid"/>
        <w:tblW w:w="0" w:type="auto"/>
        <w:tblLook w:val="04A0" w:firstRow="1" w:lastRow="0" w:firstColumn="1" w:lastColumn="0" w:noHBand="0" w:noVBand="1"/>
      </w:tblPr>
      <w:tblGrid>
        <w:gridCol w:w="1458"/>
        <w:gridCol w:w="8118"/>
      </w:tblGrid>
      <w:tr w:rsidR="00514C5E" w:rsidRPr="00333B5D" w14:paraId="7917E4EF" w14:textId="77777777" w:rsidTr="00FC749E">
        <w:tc>
          <w:tcPr>
            <w:tcW w:w="1458" w:type="dxa"/>
            <w:shd w:val="clear" w:color="auto" w:fill="99CCFF"/>
          </w:tcPr>
          <w:p w14:paraId="41BF34B5" w14:textId="77777777" w:rsidR="00514C5E" w:rsidRPr="00333B5D" w:rsidRDefault="00514C5E" w:rsidP="00FC749E">
            <w:pPr>
              <w:jc w:val="center"/>
              <w:rPr>
                <w:b/>
              </w:rPr>
            </w:pPr>
            <w:r w:rsidRPr="00333B5D">
              <w:rPr>
                <w:b/>
              </w:rPr>
              <w:t>Requirement</w:t>
            </w:r>
          </w:p>
        </w:tc>
        <w:tc>
          <w:tcPr>
            <w:tcW w:w="8118" w:type="dxa"/>
            <w:shd w:val="clear" w:color="auto" w:fill="99CCFF"/>
          </w:tcPr>
          <w:p w14:paraId="5F55C949" w14:textId="77777777" w:rsidR="00514C5E" w:rsidRPr="00333B5D" w:rsidRDefault="00514C5E" w:rsidP="00FC749E">
            <w:pPr>
              <w:jc w:val="center"/>
              <w:rPr>
                <w:b/>
              </w:rPr>
            </w:pPr>
            <w:r w:rsidRPr="00333B5D">
              <w:rPr>
                <w:b/>
              </w:rPr>
              <w:t>Description</w:t>
            </w:r>
          </w:p>
        </w:tc>
      </w:tr>
      <w:tr w:rsidR="00514C5E" w14:paraId="3C582289" w14:textId="77777777" w:rsidTr="00FC749E">
        <w:tc>
          <w:tcPr>
            <w:tcW w:w="1458" w:type="dxa"/>
          </w:tcPr>
          <w:p w14:paraId="24B6A8DA" w14:textId="77777777" w:rsidR="00514C5E" w:rsidRDefault="00514C5E" w:rsidP="00FC749E">
            <w:pPr>
              <w:jc w:val="center"/>
            </w:pPr>
            <w:r>
              <w:t>REQ-</w:t>
            </w:r>
            <w:r w:rsidR="00071530">
              <w:t>3</w:t>
            </w:r>
          </w:p>
        </w:tc>
        <w:tc>
          <w:tcPr>
            <w:tcW w:w="8118" w:type="dxa"/>
          </w:tcPr>
          <w:p w14:paraId="0E7868C6" w14:textId="77777777" w:rsidR="00514C5E" w:rsidRDefault="00606F6B" w:rsidP="00071530">
            <w:r>
              <w:t xml:space="preserve">(Mandatory) </w:t>
            </w:r>
            <w:r w:rsidR="00514C5E">
              <w:t xml:space="preserve">Allow the user to </w:t>
            </w:r>
            <w:r w:rsidR="00071530">
              <w:t xml:space="preserve">execute the </w:t>
            </w:r>
            <w:r w:rsidR="00514C5E">
              <w:t>search</w:t>
            </w:r>
            <w:r>
              <w:t>.</w:t>
            </w:r>
          </w:p>
        </w:tc>
      </w:tr>
      <w:tr w:rsidR="00514C5E" w14:paraId="6706E373" w14:textId="77777777" w:rsidTr="00FC749E">
        <w:tc>
          <w:tcPr>
            <w:tcW w:w="1458" w:type="dxa"/>
          </w:tcPr>
          <w:p w14:paraId="1C31BADD" w14:textId="77777777" w:rsidR="00514C5E" w:rsidRDefault="00514C5E" w:rsidP="00FC749E">
            <w:pPr>
              <w:jc w:val="center"/>
            </w:pPr>
            <w:r>
              <w:t>REQ-</w:t>
            </w:r>
            <w:r w:rsidR="00071530">
              <w:t>4</w:t>
            </w:r>
          </w:p>
        </w:tc>
        <w:tc>
          <w:tcPr>
            <w:tcW w:w="8118" w:type="dxa"/>
          </w:tcPr>
          <w:p w14:paraId="3ADA62A3" w14:textId="77777777" w:rsidR="00514C5E" w:rsidRDefault="00606F6B" w:rsidP="00071530">
            <w:r>
              <w:t xml:space="preserve">(Mandatory) </w:t>
            </w:r>
            <w:r w:rsidR="00514C5E">
              <w:t xml:space="preserve">Properly format the REST calls </w:t>
            </w:r>
            <w:r w:rsidR="00071530">
              <w:t xml:space="preserve">and submit them to the selected social </w:t>
            </w:r>
            <w:r w:rsidR="00514C5E">
              <w:t>media sites</w:t>
            </w:r>
            <w:r>
              <w:t>.</w:t>
            </w:r>
          </w:p>
        </w:tc>
      </w:tr>
      <w:tr w:rsidR="00514C5E" w14:paraId="4936975D" w14:textId="77777777" w:rsidTr="00FC749E">
        <w:tc>
          <w:tcPr>
            <w:tcW w:w="1458" w:type="dxa"/>
          </w:tcPr>
          <w:p w14:paraId="0E50A39F" w14:textId="77777777" w:rsidR="00514C5E" w:rsidRDefault="00071530" w:rsidP="00FC749E">
            <w:pPr>
              <w:jc w:val="center"/>
            </w:pPr>
            <w:r>
              <w:t>REQ-5</w:t>
            </w:r>
          </w:p>
        </w:tc>
        <w:tc>
          <w:tcPr>
            <w:tcW w:w="8118" w:type="dxa"/>
          </w:tcPr>
          <w:p w14:paraId="46A1D35E" w14:textId="77777777" w:rsidR="00514C5E" w:rsidRDefault="00606F6B" w:rsidP="001B742C">
            <w:r>
              <w:t xml:space="preserve">(Mandatory) </w:t>
            </w:r>
            <w:r w:rsidR="001B742C">
              <w:t>Receive and parse the responses from each social media site</w:t>
            </w:r>
            <w:r>
              <w:t>.</w:t>
            </w:r>
          </w:p>
        </w:tc>
      </w:tr>
      <w:tr w:rsidR="001B742C" w14:paraId="4938678E" w14:textId="77777777" w:rsidTr="00FC749E">
        <w:tc>
          <w:tcPr>
            <w:tcW w:w="1458" w:type="dxa"/>
          </w:tcPr>
          <w:p w14:paraId="4E5998EF" w14:textId="77777777" w:rsidR="001B742C" w:rsidRDefault="001B742C" w:rsidP="00FC749E">
            <w:pPr>
              <w:jc w:val="center"/>
            </w:pPr>
            <w:r>
              <w:t>REQ-6</w:t>
            </w:r>
          </w:p>
        </w:tc>
        <w:tc>
          <w:tcPr>
            <w:tcW w:w="8118" w:type="dxa"/>
          </w:tcPr>
          <w:p w14:paraId="5E4CF3F8" w14:textId="77777777" w:rsidR="001B742C" w:rsidRDefault="00606F6B" w:rsidP="001B742C">
            <w:r>
              <w:t xml:space="preserve">(Mandatory) </w:t>
            </w:r>
            <w:r w:rsidR="001B742C">
              <w:t>Aggregate the responses from the multiple social media sites</w:t>
            </w:r>
            <w:r>
              <w:t>.</w:t>
            </w:r>
          </w:p>
        </w:tc>
      </w:tr>
      <w:tr w:rsidR="00FC749E" w14:paraId="21AE17BA" w14:textId="77777777" w:rsidTr="00FC749E">
        <w:tc>
          <w:tcPr>
            <w:tcW w:w="1458" w:type="dxa"/>
          </w:tcPr>
          <w:p w14:paraId="13E99319" w14:textId="77777777" w:rsidR="00FC749E" w:rsidRDefault="00FC749E" w:rsidP="00FC749E">
            <w:pPr>
              <w:jc w:val="center"/>
            </w:pPr>
            <w:r>
              <w:t>REQ-7</w:t>
            </w:r>
          </w:p>
        </w:tc>
        <w:tc>
          <w:tcPr>
            <w:tcW w:w="8118" w:type="dxa"/>
          </w:tcPr>
          <w:p w14:paraId="02BCD7C3" w14:textId="77777777" w:rsidR="00FC749E" w:rsidRDefault="00606F6B" w:rsidP="001B742C">
            <w:r>
              <w:t xml:space="preserve">(Mandatory) </w:t>
            </w:r>
            <w:r w:rsidR="00FC749E">
              <w:t>Default the results to the 20 most recent posts.</w:t>
            </w:r>
          </w:p>
        </w:tc>
      </w:tr>
    </w:tbl>
    <w:p w14:paraId="2ED103C7" w14:textId="77777777" w:rsidR="00514C5E" w:rsidRDefault="00514C5E" w:rsidP="00514C5E"/>
    <w:p w14:paraId="238AC588" w14:textId="77777777" w:rsidR="00E015A7" w:rsidRDefault="00E015A7" w:rsidP="00DF1364">
      <w:pPr>
        <w:pStyle w:val="Heading3"/>
      </w:pPr>
      <w:bookmarkStart w:id="496" w:name="_Toc151997517"/>
      <w:r>
        <w:t>List the Search Results</w:t>
      </w:r>
      <w:bookmarkEnd w:id="496"/>
    </w:p>
    <w:p w14:paraId="1DC8BCE3" w14:textId="77777777" w:rsidR="00E015A7" w:rsidRDefault="00EB0852" w:rsidP="00DF1364">
      <w:pPr>
        <w:pStyle w:val="Heading4"/>
      </w:pPr>
      <w:bookmarkStart w:id="497" w:name="_Toc274073076"/>
      <w:bookmarkStart w:id="498" w:name="_Toc274303516"/>
      <w:r>
        <w:t>Description and Priority</w:t>
      </w:r>
      <w:bookmarkEnd w:id="497"/>
      <w:bookmarkEnd w:id="498"/>
    </w:p>
    <w:p w14:paraId="39031912" w14:textId="77777777" w:rsidR="00EB0852" w:rsidRDefault="00EB0852" w:rsidP="00EB0852">
      <w:r>
        <w:t xml:space="preserve">This feature allows the user to view a list of links </w:t>
      </w:r>
      <w:r w:rsidR="004612EF">
        <w:t xml:space="preserve">(and descriptions, where available) of the posts from the social media sites that were returned by the search.  This feature is </w:t>
      </w:r>
      <w:r w:rsidR="00FC749E">
        <w:rPr>
          <w:b/>
          <w:color w:val="C00000"/>
        </w:rPr>
        <w:t>MANDATORY</w:t>
      </w:r>
      <w:r w:rsidR="004612EF">
        <w:t>.</w:t>
      </w:r>
    </w:p>
    <w:p w14:paraId="46E5A1C1" w14:textId="77777777" w:rsidR="004612EF" w:rsidRDefault="004612EF" w:rsidP="00DF1364">
      <w:pPr>
        <w:pStyle w:val="Heading4"/>
      </w:pPr>
      <w:bookmarkStart w:id="499" w:name="_Toc274073077"/>
      <w:bookmarkStart w:id="500" w:name="_Toc274303517"/>
      <w:r>
        <w:t>Stimulus/Response Sequences</w:t>
      </w:r>
      <w:bookmarkEnd w:id="499"/>
      <w:bookmarkEnd w:id="500"/>
    </w:p>
    <w:p w14:paraId="727B3743" w14:textId="77777777" w:rsidR="004612EF" w:rsidRDefault="004612EF" w:rsidP="004612EF">
      <w:r>
        <w:t>This feature will begin once the search results from the social media communities have been parsed and aggregated.</w:t>
      </w:r>
    </w:p>
    <w:p w14:paraId="7C03F07C" w14:textId="77777777" w:rsidR="004612EF" w:rsidRDefault="004612EF" w:rsidP="004612EF">
      <w:r>
        <w:t>The system will use the information from the search results to build a list of links to the social media sites so that the user can view the post</w:t>
      </w:r>
      <w:del w:id="501" w:author="Matt Silverman" w:date="2010-11-21T20:30:00Z">
        <w:r w:rsidDel="00FA3FE6">
          <w:delText xml:space="preserve"> </w:delText>
        </w:r>
      </w:del>
      <w:r>
        <w:t>.</w:t>
      </w:r>
    </w:p>
    <w:p w14:paraId="3E2DBBA9" w14:textId="77777777" w:rsidR="004612EF" w:rsidRDefault="004612EF" w:rsidP="004612EF">
      <w:r>
        <w:t>This functionality ends when the list of links is displayed to the user.</w:t>
      </w:r>
    </w:p>
    <w:p w14:paraId="7B850A8C" w14:textId="77777777" w:rsidR="004612EF" w:rsidRDefault="004612EF" w:rsidP="00DF1364">
      <w:pPr>
        <w:pStyle w:val="Heading4"/>
      </w:pPr>
      <w:bookmarkStart w:id="502" w:name="_Toc274073078"/>
      <w:bookmarkStart w:id="503" w:name="_Toc274303518"/>
      <w:r>
        <w:t>Functional Requirements</w:t>
      </w:r>
      <w:bookmarkEnd w:id="502"/>
      <w:bookmarkEnd w:id="503"/>
    </w:p>
    <w:tbl>
      <w:tblPr>
        <w:tblStyle w:val="TableGrid"/>
        <w:tblW w:w="0" w:type="auto"/>
        <w:tblLook w:val="04A0" w:firstRow="1" w:lastRow="0" w:firstColumn="1" w:lastColumn="0" w:noHBand="0" w:noVBand="1"/>
      </w:tblPr>
      <w:tblGrid>
        <w:gridCol w:w="1458"/>
        <w:gridCol w:w="8118"/>
      </w:tblGrid>
      <w:tr w:rsidR="004612EF" w:rsidRPr="00333B5D" w14:paraId="48F578A9" w14:textId="77777777" w:rsidTr="00FC749E">
        <w:tc>
          <w:tcPr>
            <w:tcW w:w="1458" w:type="dxa"/>
            <w:shd w:val="clear" w:color="auto" w:fill="99CCFF"/>
          </w:tcPr>
          <w:p w14:paraId="39F299FE" w14:textId="77777777" w:rsidR="004612EF" w:rsidRPr="00333B5D" w:rsidRDefault="004612EF" w:rsidP="00FC749E">
            <w:pPr>
              <w:jc w:val="center"/>
              <w:rPr>
                <w:b/>
              </w:rPr>
            </w:pPr>
            <w:r w:rsidRPr="00333B5D">
              <w:rPr>
                <w:b/>
              </w:rPr>
              <w:t>Requirement</w:t>
            </w:r>
          </w:p>
        </w:tc>
        <w:tc>
          <w:tcPr>
            <w:tcW w:w="8118" w:type="dxa"/>
            <w:shd w:val="clear" w:color="auto" w:fill="99CCFF"/>
          </w:tcPr>
          <w:p w14:paraId="2B0A65F0" w14:textId="77777777" w:rsidR="004612EF" w:rsidRPr="00333B5D" w:rsidRDefault="004612EF" w:rsidP="00FC749E">
            <w:pPr>
              <w:jc w:val="center"/>
              <w:rPr>
                <w:b/>
              </w:rPr>
            </w:pPr>
            <w:r w:rsidRPr="00333B5D">
              <w:rPr>
                <w:b/>
              </w:rPr>
              <w:t>Description</w:t>
            </w:r>
          </w:p>
        </w:tc>
      </w:tr>
      <w:tr w:rsidR="004612EF" w14:paraId="74101463" w14:textId="77777777" w:rsidTr="00FC749E">
        <w:tc>
          <w:tcPr>
            <w:tcW w:w="1458" w:type="dxa"/>
          </w:tcPr>
          <w:p w14:paraId="0C22C862" w14:textId="77777777" w:rsidR="004612EF" w:rsidRDefault="004612EF" w:rsidP="00FC749E">
            <w:pPr>
              <w:jc w:val="center"/>
            </w:pPr>
            <w:r>
              <w:t>REQ-</w:t>
            </w:r>
            <w:r w:rsidR="00FC749E">
              <w:t>8</w:t>
            </w:r>
          </w:p>
        </w:tc>
        <w:tc>
          <w:tcPr>
            <w:tcW w:w="8118" w:type="dxa"/>
          </w:tcPr>
          <w:p w14:paraId="2D6E1B0A" w14:textId="77777777" w:rsidR="004612EF" w:rsidRDefault="00606F6B" w:rsidP="00FC749E">
            <w:r>
              <w:t xml:space="preserve">(Mandatory) </w:t>
            </w:r>
            <w:r w:rsidR="004612EF">
              <w:t>Display a list of links to the user that will allow them to view the posts on the social media sites.</w:t>
            </w:r>
          </w:p>
        </w:tc>
      </w:tr>
    </w:tbl>
    <w:p w14:paraId="27EB1E4A" w14:textId="77777777" w:rsidR="004612EF" w:rsidRDefault="004612EF" w:rsidP="004612EF"/>
    <w:p w14:paraId="01F5CE55" w14:textId="77777777" w:rsidR="004612EF" w:rsidRDefault="00DB3A2F" w:rsidP="00DF1364">
      <w:pPr>
        <w:pStyle w:val="Heading3"/>
      </w:pPr>
      <w:bookmarkStart w:id="504" w:name="_Toc151997518"/>
      <w:r>
        <w:t>Display a Map</w:t>
      </w:r>
      <w:bookmarkEnd w:id="504"/>
      <w:r>
        <w:t xml:space="preserve"> </w:t>
      </w:r>
    </w:p>
    <w:p w14:paraId="4DF9575D" w14:textId="77777777" w:rsidR="004612EF" w:rsidRDefault="004612EF" w:rsidP="00DF1364">
      <w:pPr>
        <w:pStyle w:val="Heading4"/>
      </w:pPr>
      <w:bookmarkStart w:id="505" w:name="_Toc274073080"/>
      <w:bookmarkStart w:id="506" w:name="_Toc274303520"/>
      <w:r>
        <w:t>Description and Priority</w:t>
      </w:r>
      <w:bookmarkEnd w:id="505"/>
      <w:bookmarkEnd w:id="506"/>
    </w:p>
    <w:p w14:paraId="71996560" w14:textId="77777777" w:rsidR="004612EF" w:rsidRDefault="00DB3A2F" w:rsidP="004612EF">
      <w:r>
        <w:t xml:space="preserve">This feature allows the user to view a map of the locations where the posts were made.  This feature is </w:t>
      </w:r>
      <w:r w:rsidR="00FC749E">
        <w:rPr>
          <w:b/>
          <w:color w:val="C00000"/>
        </w:rPr>
        <w:t>MANDATORY</w:t>
      </w:r>
      <w:r>
        <w:t>.</w:t>
      </w:r>
    </w:p>
    <w:p w14:paraId="24D2F582" w14:textId="77777777" w:rsidR="00DB3A2F" w:rsidRDefault="00DB3A2F" w:rsidP="00DF1364">
      <w:pPr>
        <w:pStyle w:val="Heading4"/>
      </w:pPr>
      <w:bookmarkStart w:id="507" w:name="_Toc274073081"/>
      <w:bookmarkStart w:id="508" w:name="_Toc274303521"/>
      <w:r>
        <w:t>Stimulus/Response Sequences</w:t>
      </w:r>
      <w:bookmarkEnd w:id="507"/>
      <w:bookmarkEnd w:id="508"/>
    </w:p>
    <w:p w14:paraId="4C2149C7" w14:textId="77777777" w:rsidR="00DB3A2F" w:rsidRDefault="00DB3A2F" w:rsidP="00DB3A2F">
      <w:r>
        <w:lastRenderedPageBreak/>
        <w:t>This feature will begin once the search results from the social media communities have been parsed and aggregated.</w:t>
      </w:r>
    </w:p>
    <w:p w14:paraId="3418310F" w14:textId="77777777" w:rsidR="00DB3A2F" w:rsidRDefault="00DB3A2F" w:rsidP="00DB3A2F">
      <w:r>
        <w:t>The system will use the information from the search results to properly format the REST call to Google Maps, and will submit the REST call.</w:t>
      </w:r>
    </w:p>
    <w:p w14:paraId="1F1ED728" w14:textId="77777777" w:rsidR="00015349" w:rsidRDefault="00DB3A2F" w:rsidP="00DB3A2F">
      <w:r>
        <w:t>Once a response is received from Google, the system will display the mapped results on the Google map</w:t>
      </w:r>
      <w:r w:rsidR="00015349">
        <w:t>, differentiating between the various social media sites.  For example, use blue points for Twitter and red for Flickr.</w:t>
      </w:r>
    </w:p>
    <w:p w14:paraId="7D30D0AD" w14:textId="77777777" w:rsidR="00DB3A2F" w:rsidRDefault="00DB3A2F" w:rsidP="00DB3A2F">
      <w:r>
        <w:t xml:space="preserve">This functionality ends when the map </w:t>
      </w:r>
      <w:r w:rsidR="00C447DB">
        <w:t>has been presented to the user.</w:t>
      </w:r>
    </w:p>
    <w:p w14:paraId="54C2710F" w14:textId="77777777" w:rsidR="00C447DB" w:rsidRDefault="00C447DB" w:rsidP="00DF1364">
      <w:pPr>
        <w:pStyle w:val="Heading4"/>
      </w:pPr>
      <w:bookmarkStart w:id="509" w:name="_Toc274073082"/>
      <w:bookmarkStart w:id="510" w:name="_Toc274303522"/>
      <w:r>
        <w:t>Functional Requirements</w:t>
      </w:r>
      <w:bookmarkEnd w:id="509"/>
      <w:bookmarkEnd w:id="510"/>
    </w:p>
    <w:tbl>
      <w:tblPr>
        <w:tblStyle w:val="TableGrid"/>
        <w:tblW w:w="0" w:type="auto"/>
        <w:tblLook w:val="04A0" w:firstRow="1" w:lastRow="0" w:firstColumn="1" w:lastColumn="0" w:noHBand="0" w:noVBand="1"/>
      </w:tblPr>
      <w:tblGrid>
        <w:gridCol w:w="1458"/>
        <w:gridCol w:w="8118"/>
      </w:tblGrid>
      <w:tr w:rsidR="00C447DB" w:rsidRPr="00333B5D" w14:paraId="7BF71E4C" w14:textId="77777777" w:rsidTr="00FC749E">
        <w:tc>
          <w:tcPr>
            <w:tcW w:w="1458" w:type="dxa"/>
            <w:shd w:val="clear" w:color="auto" w:fill="99CCFF"/>
          </w:tcPr>
          <w:p w14:paraId="42784229" w14:textId="77777777" w:rsidR="00C447DB" w:rsidRPr="00333B5D" w:rsidRDefault="00C447DB" w:rsidP="00FC749E">
            <w:pPr>
              <w:jc w:val="center"/>
              <w:rPr>
                <w:b/>
              </w:rPr>
            </w:pPr>
            <w:r w:rsidRPr="00333B5D">
              <w:rPr>
                <w:b/>
              </w:rPr>
              <w:t>Requirement</w:t>
            </w:r>
          </w:p>
        </w:tc>
        <w:tc>
          <w:tcPr>
            <w:tcW w:w="8118" w:type="dxa"/>
            <w:shd w:val="clear" w:color="auto" w:fill="99CCFF"/>
          </w:tcPr>
          <w:p w14:paraId="1A8F0673" w14:textId="77777777" w:rsidR="00C447DB" w:rsidRPr="00333B5D" w:rsidRDefault="00C447DB" w:rsidP="00FC749E">
            <w:pPr>
              <w:jc w:val="center"/>
              <w:rPr>
                <w:b/>
              </w:rPr>
            </w:pPr>
            <w:r w:rsidRPr="00333B5D">
              <w:rPr>
                <w:b/>
              </w:rPr>
              <w:t>Description</w:t>
            </w:r>
          </w:p>
        </w:tc>
      </w:tr>
      <w:tr w:rsidR="00C447DB" w14:paraId="279AF8B6" w14:textId="77777777" w:rsidTr="00FC749E">
        <w:tc>
          <w:tcPr>
            <w:tcW w:w="1458" w:type="dxa"/>
          </w:tcPr>
          <w:p w14:paraId="52525679" w14:textId="77777777" w:rsidR="00C447DB" w:rsidRDefault="00C447DB" w:rsidP="00FC749E">
            <w:pPr>
              <w:jc w:val="center"/>
            </w:pPr>
            <w:r>
              <w:t>REQ-</w:t>
            </w:r>
            <w:r w:rsidR="00FC749E">
              <w:t>9</w:t>
            </w:r>
          </w:p>
        </w:tc>
        <w:tc>
          <w:tcPr>
            <w:tcW w:w="8118" w:type="dxa"/>
          </w:tcPr>
          <w:p w14:paraId="3BCC4C61" w14:textId="77777777" w:rsidR="00C447DB" w:rsidRDefault="00606F6B" w:rsidP="00C447DB">
            <w:r>
              <w:t xml:space="preserve">(Mandatory) </w:t>
            </w:r>
            <w:r w:rsidR="00C447DB">
              <w:t>Properly format the REST call to Google Maps with the locations provided from the search results of the social media sites.</w:t>
            </w:r>
          </w:p>
        </w:tc>
      </w:tr>
      <w:tr w:rsidR="00C447DB" w14:paraId="48A135C1" w14:textId="77777777" w:rsidTr="00FC749E">
        <w:tc>
          <w:tcPr>
            <w:tcW w:w="1458" w:type="dxa"/>
          </w:tcPr>
          <w:p w14:paraId="7F441EED" w14:textId="77777777" w:rsidR="00C447DB" w:rsidRDefault="00C447DB" w:rsidP="00FC749E">
            <w:pPr>
              <w:jc w:val="center"/>
            </w:pPr>
            <w:r>
              <w:t>REQ-</w:t>
            </w:r>
            <w:r w:rsidR="00FC749E">
              <w:t>10</w:t>
            </w:r>
          </w:p>
        </w:tc>
        <w:tc>
          <w:tcPr>
            <w:tcW w:w="8118" w:type="dxa"/>
          </w:tcPr>
          <w:p w14:paraId="73636EDE" w14:textId="77777777" w:rsidR="00C447DB" w:rsidRDefault="00606F6B" w:rsidP="00C447DB">
            <w:r>
              <w:t xml:space="preserve">(Mandatory) </w:t>
            </w:r>
            <w:r w:rsidR="00C447DB">
              <w:t>Display a Google Map of the post locations to the user.</w:t>
            </w:r>
          </w:p>
        </w:tc>
      </w:tr>
      <w:tr w:rsidR="00450D0C" w14:paraId="7EFCCE1B" w14:textId="77777777" w:rsidTr="00FC749E">
        <w:tc>
          <w:tcPr>
            <w:tcW w:w="1458" w:type="dxa"/>
          </w:tcPr>
          <w:p w14:paraId="6B9817BC" w14:textId="77777777" w:rsidR="00450D0C" w:rsidRDefault="00450D0C" w:rsidP="00FC749E">
            <w:pPr>
              <w:jc w:val="center"/>
            </w:pPr>
            <w:r>
              <w:t>REQ-1</w:t>
            </w:r>
            <w:r w:rsidR="00FC749E">
              <w:t>1</w:t>
            </w:r>
          </w:p>
        </w:tc>
        <w:tc>
          <w:tcPr>
            <w:tcW w:w="8118" w:type="dxa"/>
          </w:tcPr>
          <w:p w14:paraId="44D37358" w14:textId="77777777" w:rsidR="00450D0C" w:rsidRDefault="00606F6B" w:rsidP="00450D0C">
            <w:r>
              <w:t xml:space="preserve">(Mandatory) </w:t>
            </w:r>
            <w:r w:rsidR="00450D0C">
              <w:t>Differentiate between the various social media sites on the map.</w:t>
            </w:r>
          </w:p>
        </w:tc>
      </w:tr>
    </w:tbl>
    <w:p w14:paraId="437BEB87" w14:textId="77777777" w:rsidR="00C447DB" w:rsidRDefault="00C447DB" w:rsidP="00C447DB"/>
    <w:p w14:paraId="04076E7E" w14:textId="77777777" w:rsidR="00F959DA" w:rsidRDefault="00FC749E" w:rsidP="00DF1364">
      <w:pPr>
        <w:pStyle w:val="Heading3"/>
      </w:pPr>
      <w:bookmarkStart w:id="511" w:name="_Toc151997519"/>
      <w:r>
        <w:t>Option to</w:t>
      </w:r>
      <w:r w:rsidR="00F959DA">
        <w:t xml:space="preserve"> Search Again</w:t>
      </w:r>
      <w:bookmarkEnd w:id="511"/>
    </w:p>
    <w:p w14:paraId="2C268016" w14:textId="77777777" w:rsidR="00F959DA" w:rsidRDefault="00F959DA" w:rsidP="00DF1364">
      <w:pPr>
        <w:pStyle w:val="Heading4"/>
      </w:pPr>
      <w:bookmarkStart w:id="512" w:name="_Toc274073084"/>
      <w:bookmarkStart w:id="513" w:name="_Toc274303524"/>
      <w:r>
        <w:t>Description and Priority</w:t>
      </w:r>
      <w:bookmarkEnd w:id="512"/>
      <w:bookmarkEnd w:id="513"/>
    </w:p>
    <w:p w14:paraId="5C0C9B31" w14:textId="77777777" w:rsidR="00F959DA" w:rsidRDefault="00F959DA" w:rsidP="00F959DA">
      <w:r>
        <w:t xml:space="preserve">This feature allows the user to repeat the search operation.  This feature is </w:t>
      </w:r>
      <w:r w:rsidR="00FC749E">
        <w:rPr>
          <w:b/>
          <w:color w:val="C00000"/>
        </w:rPr>
        <w:t>MANDATORY</w:t>
      </w:r>
      <w:r>
        <w:t>.</w:t>
      </w:r>
    </w:p>
    <w:p w14:paraId="6AAA806A" w14:textId="77777777" w:rsidR="00F959DA" w:rsidRDefault="00F959DA" w:rsidP="00DF1364">
      <w:pPr>
        <w:pStyle w:val="Heading4"/>
      </w:pPr>
      <w:bookmarkStart w:id="514" w:name="_Toc274073085"/>
      <w:bookmarkStart w:id="515" w:name="_Toc274303525"/>
      <w:r>
        <w:t>Stimulus/Response Sequences</w:t>
      </w:r>
      <w:bookmarkEnd w:id="514"/>
      <w:bookmarkEnd w:id="515"/>
    </w:p>
    <w:p w14:paraId="2A0D45A4" w14:textId="5BBD26BB" w:rsidR="00F959DA" w:rsidRDefault="00F51A3B" w:rsidP="00F959DA">
      <w:ins w:id="516" w:author="Matt Silverman" w:date="2010-11-21T20:59:00Z">
        <w:r>
          <w:t>The input fields</w:t>
        </w:r>
      </w:ins>
      <w:del w:id="517" w:author="Matt Silverman" w:date="2010-11-21T20:58:00Z">
        <w:r w:rsidR="00F959DA" w:rsidDel="00F51A3B">
          <w:delText>A</w:delText>
        </w:r>
      </w:del>
      <w:del w:id="518" w:author="Matt Silverman" w:date="2010-11-21T20:59:00Z">
        <w:r w:rsidR="00F959DA" w:rsidDel="00F51A3B">
          <w:delText xml:space="preserve"> button</w:delText>
        </w:r>
      </w:del>
      <w:r w:rsidR="00F959DA">
        <w:t xml:space="preserve"> will be present on the screen to allow the user to search again.</w:t>
      </w:r>
    </w:p>
    <w:p w14:paraId="5A3563F7" w14:textId="6B02D59B" w:rsidR="00F959DA" w:rsidRDefault="00F959DA" w:rsidP="00F959DA">
      <w:r>
        <w:t xml:space="preserve">If the user presses </w:t>
      </w:r>
      <w:del w:id="519" w:author="Matt Silverman" w:date="2010-11-21T20:59:00Z">
        <w:r w:rsidDel="00F51A3B">
          <w:delText xml:space="preserve">this </w:delText>
        </w:r>
      </w:del>
      <w:ins w:id="520" w:author="Matt Silverman" w:date="2010-11-21T20:59:00Z">
        <w:r w:rsidR="00F51A3B">
          <w:t xml:space="preserve">the search </w:t>
        </w:r>
      </w:ins>
      <w:r>
        <w:t>button</w:t>
      </w:r>
      <w:ins w:id="521" w:author="Matt Silverman" w:date="2010-11-21T20:59:00Z">
        <w:r w:rsidR="00F51A3B">
          <w:t xml:space="preserve"> again</w:t>
        </w:r>
      </w:ins>
      <w:r>
        <w:t xml:space="preserve">, the system will </w:t>
      </w:r>
      <w:del w:id="522" w:author="Matt Silverman" w:date="2010-11-21T20:59:00Z">
        <w:r w:rsidDel="00F51A3B">
          <w:delText>display the screen to enter the search criteria</w:delText>
        </w:r>
      </w:del>
      <w:ins w:id="523" w:author="Matt Silverman" w:date="2010-11-21T20:59:00Z">
        <w:r w:rsidR="00F51A3B">
          <w:t>process the search</w:t>
        </w:r>
      </w:ins>
      <w:r>
        <w:t>.</w:t>
      </w:r>
    </w:p>
    <w:p w14:paraId="4D48EE32" w14:textId="285BA07E" w:rsidR="00F959DA" w:rsidRDefault="00F959DA" w:rsidP="00F959DA">
      <w:r>
        <w:t>This functionality ends when the user is viewing the</w:t>
      </w:r>
      <w:ins w:id="524" w:author="Matt Silverman" w:date="2010-11-21T21:00:00Z">
        <w:r w:rsidR="00F51A3B">
          <w:t xml:space="preserve"> new results</w:t>
        </w:r>
      </w:ins>
      <w:del w:id="525" w:author="Matt Silverman" w:date="2010-11-21T21:00:00Z">
        <w:r w:rsidDel="00F51A3B">
          <w:delText xml:space="preserve"> screen to enter the search criteria</w:delText>
        </w:r>
      </w:del>
      <w:r>
        <w:t>.</w:t>
      </w:r>
    </w:p>
    <w:p w14:paraId="01E6CA7C" w14:textId="77777777" w:rsidR="00F959DA" w:rsidRDefault="00F959DA" w:rsidP="00DF1364">
      <w:pPr>
        <w:pStyle w:val="Heading4"/>
      </w:pPr>
      <w:bookmarkStart w:id="526" w:name="_Toc274073086"/>
      <w:bookmarkStart w:id="527" w:name="_Toc274303526"/>
      <w:r>
        <w:t>Functional Requirements</w:t>
      </w:r>
      <w:bookmarkEnd w:id="526"/>
      <w:bookmarkEnd w:id="527"/>
    </w:p>
    <w:tbl>
      <w:tblPr>
        <w:tblStyle w:val="TableGrid"/>
        <w:tblW w:w="0" w:type="auto"/>
        <w:tblLook w:val="04A0" w:firstRow="1" w:lastRow="0" w:firstColumn="1" w:lastColumn="0" w:noHBand="0" w:noVBand="1"/>
      </w:tblPr>
      <w:tblGrid>
        <w:gridCol w:w="1458"/>
        <w:gridCol w:w="8118"/>
      </w:tblGrid>
      <w:tr w:rsidR="00F959DA" w:rsidRPr="00333B5D" w14:paraId="6C706717" w14:textId="77777777" w:rsidTr="00FC749E">
        <w:tc>
          <w:tcPr>
            <w:tcW w:w="1458" w:type="dxa"/>
            <w:shd w:val="clear" w:color="auto" w:fill="99CCFF"/>
          </w:tcPr>
          <w:p w14:paraId="0DF2B41E" w14:textId="77777777" w:rsidR="00F959DA" w:rsidRPr="00333B5D" w:rsidRDefault="00F959DA" w:rsidP="00FC749E">
            <w:pPr>
              <w:jc w:val="center"/>
              <w:rPr>
                <w:b/>
              </w:rPr>
            </w:pPr>
            <w:r w:rsidRPr="00333B5D">
              <w:rPr>
                <w:b/>
              </w:rPr>
              <w:t>Requirement</w:t>
            </w:r>
          </w:p>
        </w:tc>
        <w:tc>
          <w:tcPr>
            <w:tcW w:w="8118" w:type="dxa"/>
            <w:shd w:val="clear" w:color="auto" w:fill="99CCFF"/>
          </w:tcPr>
          <w:p w14:paraId="32F497CD" w14:textId="77777777" w:rsidR="00F959DA" w:rsidRPr="00333B5D" w:rsidRDefault="00F959DA" w:rsidP="00FC749E">
            <w:pPr>
              <w:jc w:val="center"/>
              <w:rPr>
                <w:b/>
              </w:rPr>
            </w:pPr>
            <w:r w:rsidRPr="00333B5D">
              <w:rPr>
                <w:b/>
              </w:rPr>
              <w:t>Description</w:t>
            </w:r>
          </w:p>
        </w:tc>
      </w:tr>
      <w:tr w:rsidR="00F959DA" w14:paraId="10FABD35" w14:textId="77777777" w:rsidTr="00FC749E">
        <w:tc>
          <w:tcPr>
            <w:tcW w:w="1458" w:type="dxa"/>
          </w:tcPr>
          <w:p w14:paraId="2F2FD278" w14:textId="77777777" w:rsidR="00F959DA" w:rsidRDefault="00F959DA" w:rsidP="00FC749E">
            <w:pPr>
              <w:jc w:val="center"/>
            </w:pPr>
            <w:r>
              <w:t>REQ-1</w:t>
            </w:r>
            <w:r w:rsidR="00FC749E">
              <w:t>2</w:t>
            </w:r>
          </w:p>
        </w:tc>
        <w:tc>
          <w:tcPr>
            <w:tcW w:w="8118" w:type="dxa"/>
          </w:tcPr>
          <w:p w14:paraId="58AA1BD6" w14:textId="77777777" w:rsidR="00F959DA" w:rsidRDefault="00606F6B" w:rsidP="00F959DA">
            <w:r>
              <w:t xml:space="preserve">(Mandatory) </w:t>
            </w:r>
            <w:r w:rsidR="00F959DA">
              <w:t>Allow the user to enter a new search.</w:t>
            </w:r>
          </w:p>
        </w:tc>
      </w:tr>
    </w:tbl>
    <w:p w14:paraId="7E395345" w14:textId="77777777" w:rsidR="00352652" w:rsidRDefault="00352652">
      <w:pPr>
        <w:rPr>
          <w:rFonts w:asciiTheme="majorHAnsi" w:eastAsiaTheme="majorEastAsia" w:hAnsiTheme="majorHAnsi" w:cstheme="majorBidi"/>
          <w:b/>
          <w:bCs/>
          <w:sz w:val="26"/>
          <w:szCs w:val="26"/>
        </w:rPr>
      </w:pPr>
    </w:p>
    <w:p w14:paraId="783C8708" w14:textId="77777777" w:rsidR="00FC749E" w:rsidRDefault="00FC749E" w:rsidP="00DF1364">
      <w:pPr>
        <w:pStyle w:val="Heading3"/>
      </w:pPr>
      <w:bookmarkStart w:id="528" w:name="_Toc151997520"/>
      <w:r>
        <w:t>Option to Select Number of Results to Return</w:t>
      </w:r>
      <w:bookmarkEnd w:id="528"/>
    </w:p>
    <w:p w14:paraId="45153F9B" w14:textId="77777777" w:rsidR="00FC749E" w:rsidRDefault="00FC749E" w:rsidP="00DF1364">
      <w:pPr>
        <w:pStyle w:val="Heading4"/>
      </w:pPr>
      <w:bookmarkStart w:id="529" w:name="_Toc274073088"/>
      <w:bookmarkStart w:id="530" w:name="_Toc274303528"/>
      <w:r>
        <w:t>Description and Priority</w:t>
      </w:r>
      <w:bookmarkEnd w:id="529"/>
      <w:bookmarkEnd w:id="530"/>
    </w:p>
    <w:p w14:paraId="5B360755" w14:textId="77777777" w:rsidR="00FC749E" w:rsidRPr="00FC749E" w:rsidRDefault="00FC749E" w:rsidP="00FC749E">
      <w:r>
        <w:t xml:space="preserve">This feature will allow the user to set the maximum number of results to display from each social media site.  For example, display the 5 most recent posts on Flickr, and the 10 most recent posts to Twitter.  This feature is </w:t>
      </w:r>
      <w:r w:rsidRPr="00FC749E">
        <w:rPr>
          <w:b/>
          <w:i/>
          <w:color w:val="008000"/>
        </w:rPr>
        <w:t>optional</w:t>
      </w:r>
      <w:r>
        <w:rPr>
          <w:b/>
          <w:i/>
          <w:color w:val="008000"/>
        </w:rPr>
        <w:t xml:space="preserve"> </w:t>
      </w:r>
      <w:r>
        <w:t>and may not be included in the first release.</w:t>
      </w:r>
    </w:p>
    <w:p w14:paraId="42C4228B" w14:textId="77777777" w:rsidR="00FC749E" w:rsidRDefault="00FC749E" w:rsidP="00DF1364">
      <w:pPr>
        <w:pStyle w:val="Heading4"/>
      </w:pPr>
      <w:bookmarkStart w:id="531" w:name="_Toc274073089"/>
      <w:bookmarkStart w:id="532" w:name="_Toc274303529"/>
      <w:r>
        <w:t>Stimulus/Response Sequences</w:t>
      </w:r>
      <w:bookmarkEnd w:id="531"/>
      <w:bookmarkEnd w:id="532"/>
    </w:p>
    <w:p w14:paraId="796E0017" w14:textId="77777777" w:rsidR="00FC749E" w:rsidRDefault="00FC749E" w:rsidP="00FC749E">
      <w:r>
        <w:lastRenderedPageBreak/>
        <w:t>An additional option may be added to the Search Criteria screen that allows the user to specify the maximum number of results to return from each of the social media communities included in the search.</w:t>
      </w:r>
    </w:p>
    <w:p w14:paraId="0C066B25" w14:textId="77777777" w:rsidR="00FC749E" w:rsidRDefault="00FC749E" w:rsidP="00FC749E">
      <w:r>
        <w:t>If the user opts to use this functionality, he/she would provide the number of results to return from each social media site.</w:t>
      </w:r>
    </w:p>
    <w:p w14:paraId="6D49166C" w14:textId="77777777" w:rsidR="00FC749E" w:rsidRDefault="00FC749E" w:rsidP="00FC749E">
      <w:r>
        <w:t>The system would return up to the specified number of related posts from each site.</w:t>
      </w:r>
    </w:p>
    <w:p w14:paraId="27EE1EFA" w14:textId="77777777" w:rsidR="00FC749E" w:rsidRDefault="00FC749E" w:rsidP="00FC749E">
      <w:r>
        <w:t>This functionality ends when the proper maximum number of results is displayed to the user.</w:t>
      </w:r>
    </w:p>
    <w:p w14:paraId="75272C77" w14:textId="77777777" w:rsidR="00FC749E" w:rsidRDefault="00FC749E" w:rsidP="00DF1364">
      <w:pPr>
        <w:pStyle w:val="Heading4"/>
      </w:pPr>
      <w:bookmarkStart w:id="533" w:name="_Toc274073090"/>
      <w:bookmarkStart w:id="534" w:name="_Toc274303530"/>
      <w:r>
        <w:t>Functional Requirements</w:t>
      </w:r>
      <w:bookmarkEnd w:id="533"/>
      <w:bookmarkEnd w:id="534"/>
    </w:p>
    <w:tbl>
      <w:tblPr>
        <w:tblStyle w:val="TableGrid"/>
        <w:tblW w:w="0" w:type="auto"/>
        <w:tblLook w:val="04A0" w:firstRow="1" w:lastRow="0" w:firstColumn="1" w:lastColumn="0" w:noHBand="0" w:noVBand="1"/>
      </w:tblPr>
      <w:tblGrid>
        <w:gridCol w:w="1458"/>
        <w:gridCol w:w="8118"/>
      </w:tblGrid>
      <w:tr w:rsidR="00FC749E" w:rsidRPr="00333B5D" w14:paraId="7B6B7923" w14:textId="77777777" w:rsidTr="00FC749E">
        <w:tc>
          <w:tcPr>
            <w:tcW w:w="1458" w:type="dxa"/>
            <w:shd w:val="clear" w:color="auto" w:fill="99CCFF"/>
          </w:tcPr>
          <w:p w14:paraId="7AE1D4A7" w14:textId="77777777" w:rsidR="00FC749E" w:rsidRPr="00333B5D" w:rsidRDefault="00FC749E" w:rsidP="00FC749E">
            <w:pPr>
              <w:jc w:val="center"/>
              <w:rPr>
                <w:b/>
              </w:rPr>
            </w:pPr>
            <w:r w:rsidRPr="00333B5D">
              <w:rPr>
                <w:b/>
              </w:rPr>
              <w:t>Requirement</w:t>
            </w:r>
          </w:p>
        </w:tc>
        <w:tc>
          <w:tcPr>
            <w:tcW w:w="8118" w:type="dxa"/>
            <w:shd w:val="clear" w:color="auto" w:fill="99CCFF"/>
          </w:tcPr>
          <w:p w14:paraId="44A7FB96" w14:textId="77777777" w:rsidR="00FC749E" w:rsidRPr="00333B5D" w:rsidRDefault="00FC749E" w:rsidP="00FC749E">
            <w:pPr>
              <w:jc w:val="center"/>
              <w:rPr>
                <w:b/>
              </w:rPr>
            </w:pPr>
            <w:r w:rsidRPr="00333B5D">
              <w:rPr>
                <w:b/>
              </w:rPr>
              <w:t>Description</w:t>
            </w:r>
          </w:p>
        </w:tc>
      </w:tr>
      <w:tr w:rsidR="00FC749E" w14:paraId="386B586D" w14:textId="77777777" w:rsidTr="00FC749E">
        <w:tc>
          <w:tcPr>
            <w:tcW w:w="1458" w:type="dxa"/>
          </w:tcPr>
          <w:p w14:paraId="65133723" w14:textId="77777777" w:rsidR="00FC749E" w:rsidRDefault="00FC749E" w:rsidP="00FC749E">
            <w:pPr>
              <w:jc w:val="center"/>
            </w:pPr>
            <w:r>
              <w:t>REQ-13</w:t>
            </w:r>
          </w:p>
        </w:tc>
        <w:tc>
          <w:tcPr>
            <w:tcW w:w="8118" w:type="dxa"/>
          </w:tcPr>
          <w:p w14:paraId="2D372AA2" w14:textId="77777777" w:rsidR="00FC749E" w:rsidRDefault="00FC749E" w:rsidP="00FC749E">
            <w:r>
              <w:t>(Optional) Allow the user to specify the maximum number of results to return from each social media site.</w:t>
            </w:r>
          </w:p>
        </w:tc>
      </w:tr>
    </w:tbl>
    <w:p w14:paraId="092C23B2" w14:textId="77777777" w:rsidR="005E7B78" w:rsidRDefault="005E7B78">
      <w:pPr>
        <w:rPr>
          <w:rFonts w:asciiTheme="majorHAnsi" w:eastAsiaTheme="majorEastAsia" w:hAnsiTheme="majorHAnsi" w:cstheme="majorBidi"/>
          <w:b/>
          <w:bCs/>
        </w:rPr>
      </w:pPr>
    </w:p>
    <w:p w14:paraId="7D620BD2" w14:textId="77777777" w:rsidR="00FC749E" w:rsidRDefault="00E01652" w:rsidP="00DF1364">
      <w:pPr>
        <w:pStyle w:val="Heading3"/>
      </w:pPr>
      <w:bookmarkStart w:id="535" w:name="_Toc151997521"/>
      <w:r>
        <w:t>Option to Overlay Multiple Search Results</w:t>
      </w:r>
      <w:bookmarkEnd w:id="535"/>
    </w:p>
    <w:p w14:paraId="356C8547" w14:textId="77777777" w:rsidR="00FC749E" w:rsidRDefault="00FC749E" w:rsidP="00DF1364">
      <w:pPr>
        <w:pStyle w:val="Heading4"/>
      </w:pPr>
      <w:bookmarkStart w:id="536" w:name="_Toc274073092"/>
      <w:bookmarkStart w:id="537" w:name="_Toc274303532"/>
      <w:r>
        <w:t>Description and Priority</w:t>
      </w:r>
      <w:bookmarkEnd w:id="536"/>
      <w:bookmarkEnd w:id="537"/>
    </w:p>
    <w:p w14:paraId="1F41D6BA" w14:textId="77777777" w:rsidR="00FC749E" w:rsidRPr="00FC749E" w:rsidRDefault="00FC749E" w:rsidP="00FC749E">
      <w:r>
        <w:t xml:space="preserve">This feature will allow the user to </w:t>
      </w:r>
      <w:r w:rsidR="00E01652">
        <w:t xml:space="preserve">search multiple times, overlaying the results of each search. For example the user could search for “Redskins”, and then search for “Cowboys”, and the map would display the results of both searches.  This feature would allow the user to </w:t>
      </w:r>
      <w:r w:rsidR="00BD1AE9">
        <w:t xml:space="preserve">compare the locations of each set of search results.  </w:t>
      </w:r>
      <w:r>
        <w:t xml:space="preserve">This feature is </w:t>
      </w:r>
      <w:r w:rsidRPr="00FC749E">
        <w:rPr>
          <w:b/>
          <w:i/>
          <w:color w:val="008000"/>
        </w:rPr>
        <w:t>optional</w:t>
      </w:r>
      <w:r>
        <w:rPr>
          <w:b/>
          <w:i/>
          <w:color w:val="008000"/>
        </w:rPr>
        <w:t xml:space="preserve"> </w:t>
      </w:r>
      <w:r>
        <w:t>and may not be included in the first release.</w:t>
      </w:r>
    </w:p>
    <w:p w14:paraId="3BD7608F" w14:textId="77777777" w:rsidR="00FC749E" w:rsidRDefault="00FC749E" w:rsidP="00DF1364">
      <w:pPr>
        <w:pStyle w:val="Heading4"/>
      </w:pPr>
      <w:r>
        <w:t xml:space="preserve"> </w:t>
      </w:r>
      <w:bookmarkStart w:id="538" w:name="_Toc274073093"/>
      <w:bookmarkStart w:id="539" w:name="_Toc274303533"/>
      <w:r w:rsidR="00E01652">
        <w:t>Stimulus/Response Sequences</w:t>
      </w:r>
      <w:bookmarkEnd w:id="538"/>
      <w:bookmarkEnd w:id="539"/>
    </w:p>
    <w:p w14:paraId="50A01043" w14:textId="77777777" w:rsidR="00E01652" w:rsidRDefault="00E01652" w:rsidP="00E01652">
      <w:r>
        <w:t>An additional option may be added</w:t>
      </w:r>
      <w:r w:rsidR="00BD1AE9">
        <w:t xml:space="preserve"> to the results display</w:t>
      </w:r>
      <w:r w:rsidR="00656CC2">
        <w:t xml:space="preserve"> to “Add another Search”.</w:t>
      </w:r>
    </w:p>
    <w:p w14:paraId="279CAAAA" w14:textId="77777777" w:rsidR="00656CC2" w:rsidRDefault="00656CC2" w:rsidP="00E01652">
      <w:r>
        <w:t>If selected, the user would be directed to another search screen, and the search process would be repeated for the new search criteria and search options.</w:t>
      </w:r>
    </w:p>
    <w:p w14:paraId="404C0ACF" w14:textId="77777777" w:rsidR="00656CC2" w:rsidRDefault="00656CC2" w:rsidP="00FD2765">
      <w:r>
        <w:t>The results of the second search would be plotted on the same Google Map</w:t>
      </w:r>
      <w:r w:rsidR="009426B5">
        <w:t xml:space="preserve">.  The </w:t>
      </w:r>
      <w:r w:rsidR="00FD2765">
        <w:t xml:space="preserve">system would allow the user to compare the locations of the posts about the different topics by differentiating the results in some manner, i.e. using different </w:t>
      </w:r>
      <w:r>
        <w:t>color scheme</w:t>
      </w:r>
      <w:r w:rsidR="00FD2765">
        <w:t>s</w:t>
      </w:r>
      <w:r w:rsidR="009426B5">
        <w:t>.</w:t>
      </w:r>
    </w:p>
    <w:p w14:paraId="404772E1" w14:textId="77777777" w:rsidR="009426B5" w:rsidRDefault="009426B5" w:rsidP="00E01652">
      <w:r>
        <w:t>This functionality ends when the search results for multiple searches are displayed on the same map, and the search results are distinguished from each other.</w:t>
      </w:r>
    </w:p>
    <w:p w14:paraId="100EE6C0" w14:textId="77777777" w:rsidR="00FD2765" w:rsidRDefault="00FD2765" w:rsidP="00DF1364">
      <w:pPr>
        <w:pStyle w:val="Heading4"/>
      </w:pPr>
      <w:bookmarkStart w:id="540" w:name="_Toc274073094"/>
      <w:bookmarkStart w:id="541" w:name="_Toc274303534"/>
      <w:r>
        <w:t>Functional Requirements</w:t>
      </w:r>
      <w:bookmarkEnd w:id="540"/>
      <w:bookmarkEnd w:id="541"/>
    </w:p>
    <w:tbl>
      <w:tblPr>
        <w:tblStyle w:val="TableGrid"/>
        <w:tblW w:w="0" w:type="auto"/>
        <w:tblLook w:val="04A0" w:firstRow="1" w:lastRow="0" w:firstColumn="1" w:lastColumn="0" w:noHBand="0" w:noVBand="1"/>
      </w:tblPr>
      <w:tblGrid>
        <w:gridCol w:w="1458"/>
        <w:gridCol w:w="8118"/>
      </w:tblGrid>
      <w:tr w:rsidR="00FD2765" w:rsidRPr="00333B5D" w14:paraId="1120AD20" w14:textId="77777777" w:rsidTr="0059479F">
        <w:tc>
          <w:tcPr>
            <w:tcW w:w="1458" w:type="dxa"/>
            <w:shd w:val="clear" w:color="auto" w:fill="99CCFF"/>
          </w:tcPr>
          <w:p w14:paraId="26B71264" w14:textId="77777777" w:rsidR="00FD2765" w:rsidRPr="00333B5D" w:rsidRDefault="00FD2765" w:rsidP="0059479F">
            <w:pPr>
              <w:jc w:val="center"/>
              <w:rPr>
                <w:b/>
              </w:rPr>
            </w:pPr>
            <w:r w:rsidRPr="00333B5D">
              <w:rPr>
                <w:b/>
              </w:rPr>
              <w:t>Requirement</w:t>
            </w:r>
          </w:p>
        </w:tc>
        <w:tc>
          <w:tcPr>
            <w:tcW w:w="8118" w:type="dxa"/>
            <w:shd w:val="clear" w:color="auto" w:fill="99CCFF"/>
          </w:tcPr>
          <w:p w14:paraId="58495A79" w14:textId="77777777" w:rsidR="00FD2765" w:rsidRPr="00333B5D" w:rsidRDefault="00FD2765" w:rsidP="0059479F">
            <w:pPr>
              <w:jc w:val="center"/>
              <w:rPr>
                <w:b/>
              </w:rPr>
            </w:pPr>
            <w:r w:rsidRPr="00333B5D">
              <w:rPr>
                <w:b/>
              </w:rPr>
              <w:t>Description</w:t>
            </w:r>
          </w:p>
        </w:tc>
      </w:tr>
      <w:tr w:rsidR="00FD2765" w14:paraId="650D2EC2" w14:textId="77777777" w:rsidTr="0059479F">
        <w:tc>
          <w:tcPr>
            <w:tcW w:w="1458" w:type="dxa"/>
          </w:tcPr>
          <w:p w14:paraId="2D9E5DF2" w14:textId="77777777" w:rsidR="00FD2765" w:rsidRDefault="00FD2765" w:rsidP="0059479F">
            <w:pPr>
              <w:jc w:val="center"/>
            </w:pPr>
            <w:r>
              <w:t>REQ-14</w:t>
            </w:r>
          </w:p>
        </w:tc>
        <w:tc>
          <w:tcPr>
            <w:tcW w:w="8118" w:type="dxa"/>
          </w:tcPr>
          <w:p w14:paraId="2F86E508" w14:textId="77777777" w:rsidR="00FD2765" w:rsidRDefault="00FD2765" w:rsidP="0059479F">
            <w:r>
              <w:t>(Optional) Allow the user to plot the results of multiple searches on the same map.</w:t>
            </w:r>
          </w:p>
        </w:tc>
      </w:tr>
    </w:tbl>
    <w:p w14:paraId="45C7B3EC" w14:textId="77777777" w:rsidR="004A4C16" w:rsidRDefault="004A4C16" w:rsidP="004A4C16"/>
    <w:p w14:paraId="194E50B5" w14:textId="77777777" w:rsidR="00FD2765" w:rsidRDefault="00FD2765" w:rsidP="00DF1364">
      <w:pPr>
        <w:pStyle w:val="Heading3"/>
      </w:pPr>
      <w:bookmarkStart w:id="542" w:name="_Toc151997522"/>
      <w:r>
        <w:t>Option to Limit to only Posts Made in the U.S.</w:t>
      </w:r>
      <w:bookmarkEnd w:id="542"/>
    </w:p>
    <w:p w14:paraId="6C7AFFC6" w14:textId="77777777" w:rsidR="00FD2765" w:rsidRDefault="00FD2765" w:rsidP="00DF1364">
      <w:pPr>
        <w:pStyle w:val="Heading4"/>
      </w:pPr>
      <w:bookmarkStart w:id="543" w:name="_Toc274073096"/>
      <w:bookmarkStart w:id="544" w:name="_Toc274303536"/>
      <w:r>
        <w:t>Description and Priority</w:t>
      </w:r>
      <w:bookmarkEnd w:id="543"/>
      <w:bookmarkEnd w:id="544"/>
    </w:p>
    <w:p w14:paraId="45B34ED5" w14:textId="77777777" w:rsidR="00FD2765" w:rsidRDefault="00FD2765" w:rsidP="00FD2765">
      <w:r>
        <w:lastRenderedPageBreak/>
        <w:t xml:space="preserve">This feature would provide another option on the search screen to allow the user to filter the search results to only include posts from within the U.S.  This feature is </w:t>
      </w:r>
      <w:r w:rsidRPr="00FC749E">
        <w:rPr>
          <w:b/>
          <w:i/>
          <w:color w:val="008000"/>
        </w:rPr>
        <w:t>optional</w:t>
      </w:r>
      <w:r>
        <w:rPr>
          <w:b/>
          <w:i/>
          <w:color w:val="008000"/>
        </w:rPr>
        <w:t xml:space="preserve"> </w:t>
      </w:r>
      <w:r>
        <w:t>and may not be included in the first release.</w:t>
      </w:r>
    </w:p>
    <w:p w14:paraId="0AE41D9F" w14:textId="77777777" w:rsidR="00FD2765" w:rsidRDefault="00FD2765" w:rsidP="00DF1364">
      <w:pPr>
        <w:pStyle w:val="Heading4"/>
      </w:pPr>
      <w:bookmarkStart w:id="545" w:name="_Toc274073097"/>
      <w:bookmarkStart w:id="546" w:name="_Toc274303537"/>
      <w:r>
        <w:t>Stimulus/Response Sequences</w:t>
      </w:r>
      <w:bookmarkEnd w:id="545"/>
      <w:bookmarkEnd w:id="546"/>
    </w:p>
    <w:p w14:paraId="6C5100E0" w14:textId="77777777" w:rsidR="00FD2765" w:rsidRDefault="00FD2765" w:rsidP="00FD2765">
      <w:r>
        <w:t>An additional option may be added to the search criteria screen to “Limit to U.S. Posts”.</w:t>
      </w:r>
    </w:p>
    <w:p w14:paraId="7A9B8057" w14:textId="77777777" w:rsidR="00FD2765" w:rsidRDefault="00FD2765" w:rsidP="00FD2765">
      <w:r>
        <w:t>If selected, the search results would be limited to only the posts that were made in the U.S., and the map displayed would only be a U.S. map.</w:t>
      </w:r>
    </w:p>
    <w:p w14:paraId="3A978A42" w14:textId="77777777" w:rsidR="00FD2765" w:rsidRDefault="00FD2765" w:rsidP="00FD2765">
      <w:r>
        <w:t>This functionality ends when the search results are limited to only posts made from the U.S.</w:t>
      </w:r>
    </w:p>
    <w:p w14:paraId="629FDB2B" w14:textId="77777777" w:rsidR="00FD2765" w:rsidRDefault="00FD2765" w:rsidP="00DF1364">
      <w:pPr>
        <w:pStyle w:val="Heading4"/>
      </w:pPr>
      <w:bookmarkStart w:id="547" w:name="_Toc274073098"/>
      <w:bookmarkStart w:id="548" w:name="_Toc274303538"/>
      <w:r>
        <w:t>Functional Requirements</w:t>
      </w:r>
      <w:bookmarkEnd w:id="547"/>
      <w:bookmarkEnd w:id="548"/>
    </w:p>
    <w:tbl>
      <w:tblPr>
        <w:tblStyle w:val="TableGrid"/>
        <w:tblW w:w="0" w:type="auto"/>
        <w:tblLook w:val="04A0" w:firstRow="1" w:lastRow="0" w:firstColumn="1" w:lastColumn="0" w:noHBand="0" w:noVBand="1"/>
      </w:tblPr>
      <w:tblGrid>
        <w:gridCol w:w="1458"/>
        <w:gridCol w:w="8118"/>
      </w:tblGrid>
      <w:tr w:rsidR="00FD2765" w:rsidRPr="00333B5D" w14:paraId="22EF761D" w14:textId="77777777" w:rsidTr="0059479F">
        <w:tc>
          <w:tcPr>
            <w:tcW w:w="1458" w:type="dxa"/>
            <w:shd w:val="clear" w:color="auto" w:fill="99CCFF"/>
          </w:tcPr>
          <w:p w14:paraId="29A7EE9E" w14:textId="77777777" w:rsidR="00FD2765" w:rsidRPr="00333B5D" w:rsidRDefault="00FD2765" w:rsidP="0059479F">
            <w:pPr>
              <w:jc w:val="center"/>
              <w:rPr>
                <w:b/>
              </w:rPr>
            </w:pPr>
            <w:r w:rsidRPr="00333B5D">
              <w:rPr>
                <w:b/>
              </w:rPr>
              <w:t>Requirement</w:t>
            </w:r>
          </w:p>
        </w:tc>
        <w:tc>
          <w:tcPr>
            <w:tcW w:w="8118" w:type="dxa"/>
            <w:shd w:val="clear" w:color="auto" w:fill="99CCFF"/>
          </w:tcPr>
          <w:p w14:paraId="2A79EFC1" w14:textId="77777777" w:rsidR="00FD2765" w:rsidRPr="00333B5D" w:rsidRDefault="00FD2765" w:rsidP="0059479F">
            <w:pPr>
              <w:jc w:val="center"/>
              <w:rPr>
                <w:b/>
              </w:rPr>
            </w:pPr>
            <w:r w:rsidRPr="00333B5D">
              <w:rPr>
                <w:b/>
              </w:rPr>
              <w:t>Description</w:t>
            </w:r>
          </w:p>
        </w:tc>
      </w:tr>
      <w:tr w:rsidR="00FD2765" w14:paraId="37D82A15" w14:textId="77777777" w:rsidTr="0059479F">
        <w:tc>
          <w:tcPr>
            <w:tcW w:w="1458" w:type="dxa"/>
          </w:tcPr>
          <w:p w14:paraId="5792F673" w14:textId="77777777" w:rsidR="00FD2765" w:rsidRDefault="00FD2765" w:rsidP="0059479F">
            <w:pPr>
              <w:jc w:val="center"/>
            </w:pPr>
            <w:r>
              <w:t>REQ-15</w:t>
            </w:r>
          </w:p>
        </w:tc>
        <w:tc>
          <w:tcPr>
            <w:tcW w:w="8118" w:type="dxa"/>
          </w:tcPr>
          <w:p w14:paraId="3C05714B" w14:textId="77777777" w:rsidR="00FD2765" w:rsidRDefault="00FD2765" w:rsidP="0059479F">
            <w:r>
              <w:t>(Optional) Allow the user to limit search results to only posts made from the U.S.</w:t>
            </w:r>
          </w:p>
        </w:tc>
      </w:tr>
    </w:tbl>
    <w:p w14:paraId="7AD32751" w14:textId="77777777" w:rsidR="005E7B78" w:rsidRDefault="005E7B78">
      <w:pPr>
        <w:rPr>
          <w:rFonts w:asciiTheme="majorHAnsi" w:eastAsiaTheme="majorEastAsia" w:hAnsiTheme="majorHAnsi" w:cstheme="majorBidi"/>
          <w:b/>
          <w:bCs/>
          <w:sz w:val="26"/>
          <w:szCs w:val="26"/>
        </w:rPr>
      </w:pPr>
    </w:p>
    <w:p w14:paraId="11983767" w14:textId="77777777" w:rsidR="0035644C" w:rsidRDefault="0035644C" w:rsidP="00DF1364">
      <w:pPr>
        <w:pStyle w:val="Heading2"/>
      </w:pPr>
      <w:bookmarkStart w:id="549" w:name="_Toc151997523"/>
      <w:r>
        <w:t>Other Nonfunctional Requirements</w:t>
      </w:r>
      <w:bookmarkEnd w:id="549"/>
    </w:p>
    <w:p w14:paraId="17923054" w14:textId="77777777" w:rsidR="0035644C" w:rsidRDefault="0035644C" w:rsidP="00DF1364">
      <w:pPr>
        <w:pStyle w:val="Heading3"/>
      </w:pPr>
      <w:bookmarkStart w:id="550" w:name="_Toc274303540"/>
      <w:bookmarkStart w:id="551" w:name="_Toc151997524"/>
      <w:r>
        <w:t>Performance Requirements</w:t>
      </w:r>
      <w:bookmarkEnd w:id="550"/>
      <w:bookmarkEnd w:id="551"/>
    </w:p>
    <w:p w14:paraId="5E54CC0C" w14:textId="3CB16BD8" w:rsidR="006D4D95" w:rsidRDefault="00786190" w:rsidP="0035644C">
      <w:r>
        <w:t>The Social Media Mapper (SMM)</w:t>
      </w:r>
      <w:r w:rsidR="006D4D95">
        <w:t xml:space="preserve"> performance requirement is simply to display the search results in minimal time to the user.  While SMM cannot </w:t>
      </w:r>
      <w:del w:id="552" w:author="Matt Silverman" w:date="2010-11-21T21:01:00Z">
        <w:r w:rsidR="006D4D95" w:rsidDel="00F224AA">
          <w:delText>be held responsible for</w:delText>
        </w:r>
      </w:del>
      <w:ins w:id="553" w:author="Matt Silverman" w:date="2010-11-21T21:01:00Z">
        <w:r w:rsidR="00F224AA">
          <w:t>control</w:t>
        </w:r>
      </w:ins>
      <w:r w:rsidR="006D4D95">
        <w:t xml:space="preserve"> the search time required by the social media community sites to process the requests, it will output the results on the </w:t>
      </w:r>
      <w:r w:rsidR="00FB3F09">
        <w:t xml:space="preserve">list and </w:t>
      </w:r>
      <w:r w:rsidR="006D4D95">
        <w:t>map</w:t>
      </w:r>
      <w:r w:rsidR="00FB3F09">
        <w:t xml:space="preserve"> within 5 seconds of receiving the results from the social media sites.</w:t>
      </w:r>
    </w:p>
    <w:p w14:paraId="7624D7C6" w14:textId="77777777" w:rsidR="0035644C" w:rsidRDefault="0035644C" w:rsidP="00DF1364">
      <w:pPr>
        <w:pStyle w:val="Heading3"/>
      </w:pPr>
      <w:bookmarkStart w:id="554" w:name="_Toc274303541"/>
      <w:bookmarkStart w:id="555" w:name="_Toc151997525"/>
      <w:r>
        <w:t>Safety Requirements</w:t>
      </w:r>
      <w:bookmarkEnd w:id="554"/>
      <w:bookmarkEnd w:id="555"/>
    </w:p>
    <w:p w14:paraId="7E76CAF3" w14:textId="77777777" w:rsidR="0035644C" w:rsidRPr="0035644C" w:rsidRDefault="000B0BC1" w:rsidP="0035644C">
      <w:r>
        <w:t>The Social Media Mapper (SMM) does not pose a safety risk to the user, and has no safety requirements.</w:t>
      </w:r>
    </w:p>
    <w:p w14:paraId="2E54CE94" w14:textId="77777777" w:rsidR="0035644C" w:rsidRDefault="0035644C" w:rsidP="00DF1364">
      <w:pPr>
        <w:pStyle w:val="Heading3"/>
      </w:pPr>
      <w:bookmarkStart w:id="556" w:name="_Toc274303542"/>
      <w:bookmarkStart w:id="557" w:name="_Toc151997526"/>
      <w:r>
        <w:t>Security Requirements</w:t>
      </w:r>
      <w:bookmarkEnd w:id="556"/>
      <w:bookmarkEnd w:id="557"/>
    </w:p>
    <w:p w14:paraId="0685D8D0" w14:textId="77777777" w:rsidR="0035644C" w:rsidRDefault="0059479F" w:rsidP="0035644C">
      <w:r>
        <w:t xml:space="preserve">There are no security requirements for this system.  </w:t>
      </w:r>
      <w:proofErr w:type="gramStart"/>
      <w:r>
        <w:t>All information will be maintained solely by the social media community sites</w:t>
      </w:r>
      <w:proofErr w:type="gramEnd"/>
      <w:r>
        <w:t>.  No information will be saved</w:t>
      </w:r>
      <w:r w:rsidR="00AA7738">
        <w:t xml:space="preserve"> on the Social Media Mapper (SMM) itself.</w:t>
      </w:r>
    </w:p>
    <w:p w14:paraId="57DB5D42" w14:textId="77777777" w:rsidR="005E7B78" w:rsidRDefault="005E7B78" w:rsidP="005E7B78">
      <w:pPr>
        <w:pStyle w:val="Heading1"/>
      </w:pPr>
      <w:bookmarkStart w:id="558" w:name="_Toc151997527"/>
      <w:r>
        <w:t>Software Design</w:t>
      </w:r>
      <w:bookmarkEnd w:id="558"/>
    </w:p>
    <w:p w14:paraId="15958193" w14:textId="77777777" w:rsidR="005E7B78" w:rsidRDefault="004A4C16" w:rsidP="004A4C16">
      <w:pPr>
        <w:pStyle w:val="Heading2"/>
      </w:pPr>
      <w:bookmarkStart w:id="559" w:name="_Toc151997528"/>
      <w:r>
        <w:t>Design Goals</w:t>
      </w:r>
      <w:bookmarkEnd w:id="559"/>
    </w:p>
    <w:p w14:paraId="23989AA7" w14:textId="77777777" w:rsidR="004A4C16" w:rsidRDefault="004A4C16" w:rsidP="004A4C16">
      <w:r>
        <w:t xml:space="preserve">The design of the Social Media Mapper should align with the innovative nature of the application </w:t>
      </w:r>
      <w:proofErr w:type="gramStart"/>
      <w:r>
        <w:t>realm which</w:t>
      </w:r>
      <w:proofErr w:type="gramEnd"/>
      <w:r>
        <w:t xml:space="preserve"> it evolved from. Forward thinking, the application should be extensible and provide a framework for future addition of features and functionality.  The application must be designed in such a way that it meets the requirements laid forth in the Project Requirements Document. It must be designed such that it meets the constraints outlined in that document including use of freely available development tools and hosting services, and completion by the project deadline.</w:t>
      </w:r>
    </w:p>
    <w:p w14:paraId="3071BFA0" w14:textId="77777777" w:rsidR="004A4C16" w:rsidRDefault="004A4C16" w:rsidP="004A4C16">
      <w:pPr>
        <w:pStyle w:val="Heading2"/>
      </w:pPr>
      <w:bookmarkStart w:id="560" w:name="_Toc275714851"/>
      <w:bookmarkStart w:id="561" w:name="_Toc151997529"/>
      <w:r>
        <w:t>Architecture</w:t>
      </w:r>
      <w:bookmarkEnd w:id="560"/>
      <w:bookmarkEnd w:id="561"/>
    </w:p>
    <w:p w14:paraId="16D1377E" w14:textId="77777777" w:rsidR="004A4C16" w:rsidRPr="00E6591C" w:rsidRDefault="004A4C16" w:rsidP="004A4C16">
      <w:pPr>
        <w:pStyle w:val="Heading3"/>
      </w:pPr>
      <w:bookmarkStart w:id="562" w:name="_Toc275714853"/>
      <w:bookmarkStart w:id="563" w:name="_Toc151997530"/>
      <w:r>
        <w:lastRenderedPageBreak/>
        <w:t>Type of System</w:t>
      </w:r>
      <w:bookmarkEnd w:id="562"/>
      <w:bookmarkEnd w:id="563"/>
    </w:p>
    <w:p w14:paraId="734A927F" w14:textId="31A5F5C8" w:rsidR="004A4C16" w:rsidRDefault="004A4C16" w:rsidP="004A4C16">
      <w:r>
        <w:t xml:space="preserve">The Social Media Mapper will be an N-tier application. Components of the system will include the user-side client, </w:t>
      </w:r>
      <w:del w:id="564" w:author="Matt Silverman" w:date="2010-11-21T21:01:00Z">
        <w:r w:rsidDel="00A94ACF">
          <w:delText xml:space="preserve">web server, </w:delText>
        </w:r>
      </w:del>
      <w:r>
        <w:t>application server</w:t>
      </w:r>
      <w:del w:id="565" w:author="Matt Silverman" w:date="2010-11-21T21:02:00Z">
        <w:r w:rsidDel="00A94ACF">
          <w:delText xml:space="preserve"> and</w:delText>
        </w:r>
      </w:del>
      <w:ins w:id="566" w:author="Matt Silverman" w:date="2010-11-21T21:02:00Z">
        <w:r w:rsidR="00A94ACF">
          <w:t>,</w:t>
        </w:r>
      </w:ins>
      <w:r>
        <w:t xml:space="preserve"> 3</w:t>
      </w:r>
      <w:r w:rsidRPr="00D67237">
        <w:rPr>
          <w:vertAlign w:val="superscript"/>
        </w:rPr>
        <w:t>rd</w:t>
      </w:r>
      <w:r>
        <w:t xml:space="preserve"> party REST services</w:t>
      </w:r>
      <w:ins w:id="567" w:author="Matt Silverman" w:date="2010-11-21T21:02:00Z">
        <w:r w:rsidR="00A94ACF">
          <w:t xml:space="preserve"> and map visualization provider</w:t>
        </w:r>
      </w:ins>
      <w:r>
        <w:t>.  These parts will be referred to loosely as the client component, server components, and the 3</w:t>
      </w:r>
      <w:r w:rsidRPr="00D67237">
        <w:rPr>
          <w:vertAlign w:val="superscript"/>
        </w:rPr>
        <w:t>rd</w:t>
      </w:r>
      <w:r>
        <w:t xml:space="preserve"> party services. </w:t>
      </w:r>
    </w:p>
    <w:p w14:paraId="0EE2F50C" w14:textId="77777777" w:rsidR="004A4C16" w:rsidRDefault="004A4C16" w:rsidP="004A4C16">
      <w:pPr>
        <w:pStyle w:val="Heading3"/>
      </w:pPr>
      <w:bookmarkStart w:id="568" w:name="_Toc275714854"/>
      <w:bookmarkStart w:id="569" w:name="_Toc151997531"/>
      <w:r>
        <w:t>Platform</w:t>
      </w:r>
      <w:bookmarkEnd w:id="568"/>
      <w:bookmarkEnd w:id="569"/>
    </w:p>
    <w:p w14:paraId="33DF77D8" w14:textId="77777777" w:rsidR="004A4C16" w:rsidRDefault="004A4C16" w:rsidP="004A4C16">
      <w:r>
        <w:t xml:space="preserve">The client component will run in a web browser on the user’s computer. </w:t>
      </w:r>
    </w:p>
    <w:p w14:paraId="1F0572EF" w14:textId="77777777" w:rsidR="00FC5D3A" w:rsidRDefault="00FC5D3A" w:rsidP="004A4C16">
      <w:pPr>
        <w:rPr>
          <w:ins w:id="570" w:author="becky" w:date="2010-11-16T10:09:00Z"/>
        </w:rPr>
      </w:pPr>
      <w:ins w:id="571" w:author="becky" w:date="2010-11-16T10:09:00Z">
        <w:r>
          <w:t>The server components will b</w:t>
        </w:r>
      </w:ins>
      <w:ins w:id="572" w:author="becky" w:date="2010-11-16T10:22:00Z">
        <w:r w:rsidR="00E90DE3">
          <w:t>e</w:t>
        </w:r>
      </w:ins>
      <w:ins w:id="573" w:author="becky" w:date="2010-11-16T10:09:00Z">
        <w:r>
          <w:t xml:space="preserve"> run by Matt Silverman’s home computer</w:t>
        </w:r>
      </w:ins>
      <w:ins w:id="574" w:author="becky" w:date="2010-11-16T10:23:00Z">
        <w:r w:rsidR="00E90DE3">
          <w:t xml:space="preserve"> using Apache Tomcat, </w:t>
        </w:r>
      </w:ins>
      <w:ins w:id="575" w:author="becky" w:date="2010-11-16T10:13:00Z">
        <w:r>
          <w:t>an open source servlet container</w:t>
        </w:r>
      </w:ins>
      <w:ins w:id="576" w:author="becky" w:date="2010-11-16T10:23:00Z">
        <w:r w:rsidR="00E90DE3">
          <w:t>.</w:t>
        </w:r>
      </w:ins>
    </w:p>
    <w:p w14:paraId="22CE5773" w14:textId="77777777" w:rsidR="004A4C16" w:rsidRDefault="004A4C16" w:rsidP="004A4C16">
      <w:r>
        <w:t>The 3</w:t>
      </w:r>
      <w:r w:rsidRPr="00E6591C">
        <w:rPr>
          <w:vertAlign w:val="superscript"/>
        </w:rPr>
        <w:t>rd</w:t>
      </w:r>
      <w:r>
        <w:t xml:space="preserve"> party services are run on various social media website platforms.</w:t>
      </w:r>
    </w:p>
    <w:p w14:paraId="60FDA321" w14:textId="109CE08A" w:rsidR="004A4C16" w:rsidRDefault="000657D0" w:rsidP="004A4C16">
      <w:pPr>
        <w:keepNext/>
        <w:jc w:val="center"/>
      </w:pPr>
      <w:ins w:id="577" w:author="Matt Silverman" w:date="2010-11-21T21:15:00Z">
        <w:r>
          <w:rPr>
            <w:noProof/>
            <w:lang w:bidi="ar-SA"/>
            <w:rPrChange w:id="578">
              <w:rPr>
                <w:rFonts w:asciiTheme="majorHAnsi" w:eastAsiaTheme="majorEastAsia" w:hAnsiTheme="majorHAnsi" w:cstheme="majorBidi"/>
                <w:b/>
                <w:bCs/>
                <w:noProof/>
                <w:lang w:bidi="ar-SA"/>
              </w:rPr>
            </w:rPrChange>
          </w:rPr>
          <w:drawing>
            <wp:inline distT="0" distB="0" distL="0" distR="0" wp14:anchorId="30065405" wp14:editId="4949004A">
              <wp:extent cx="5736590" cy="4032885"/>
              <wp:effectExtent l="0" t="0" r="0" b="0"/>
              <wp:docPr id="7" name="Picture 7" descr="Macintosh HD:Users:msilverman:Documents:CS210: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silverman:Documents:CS210:Drawing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6590" cy="4032885"/>
                      </a:xfrm>
                      <a:prstGeom prst="rect">
                        <a:avLst/>
                      </a:prstGeom>
                      <a:noFill/>
                      <a:ln>
                        <a:noFill/>
                      </a:ln>
                    </pic:spPr>
                  </pic:pic>
                </a:graphicData>
              </a:graphic>
            </wp:inline>
          </w:drawing>
        </w:r>
      </w:ins>
      <w:del w:id="579" w:author="Matt Silverman" w:date="2010-11-21T21:14:00Z">
        <w:r w:rsidR="004A4C16" w:rsidDel="00E66246">
          <w:object w:dxaOrig="9204" w:dyaOrig="6845" w14:anchorId="5105A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pt;height:333pt" o:ole="">
              <v:imagedata r:id="rId12" o:title=""/>
            </v:shape>
            <o:OLEObject Type="Embed" ProgID="Visio.Drawing.11" ShapeID="_x0000_i1025" DrawAspect="Content" ObjectID="_1225739373" r:id="rId13"/>
          </w:object>
        </w:r>
      </w:del>
    </w:p>
    <w:p w14:paraId="7D680658" w14:textId="77777777" w:rsidR="004A4C16" w:rsidRDefault="004A4C16" w:rsidP="004A4C16">
      <w:pPr>
        <w:pStyle w:val="Caption"/>
        <w:jc w:val="center"/>
      </w:pPr>
      <w:commentRangeStart w:id="580"/>
      <w:r>
        <w:t xml:space="preserve">Figure </w:t>
      </w:r>
      <w:r w:rsidR="00250414">
        <w:fldChar w:fldCharType="begin"/>
      </w:r>
      <w:r w:rsidR="00250414">
        <w:instrText xml:space="preserve"> SEQ Figure \* ARABIC </w:instrText>
      </w:r>
      <w:r w:rsidR="00250414">
        <w:fldChar w:fldCharType="separate"/>
      </w:r>
      <w:r>
        <w:rPr>
          <w:noProof/>
        </w:rPr>
        <w:t>1</w:t>
      </w:r>
      <w:r w:rsidR="00250414">
        <w:rPr>
          <w:noProof/>
        </w:rPr>
        <w:fldChar w:fldCharType="end"/>
      </w:r>
      <w:r>
        <w:t xml:space="preserve"> Physical layout</w:t>
      </w:r>
      <w:commentRangeEnd w:id="580"/>
      <w:r w:rsidR="00E90DE3">
        <w:rPr>
          <w:rStyle w:val="CommentReference"/>
          <w:rFonts w:eastAsiaTheme="minorEastAsia"/>
          <w:b w:val="0"/>
          <w:bCs w:val="0"/>
          <w:color w:val="auto"/>
          <w:lang w:bidi="en-US"/>
        </w:rPr>
        <w:commentReference w:id="580"/>
      </w:r>
    </w:p>
    <w:p w14:paraId="1AC86A9D" w14:textId="2196114D" w:rsidR="004A4C16" w:rsidRDefault="000657D0">
      <w:pPr>
        <w:keepNext/>
        <w:jc w:val="center"/>
        <w:pPrChange w:id="581" w:author="Matt Silverman" w:date="2010-11-21T21:21:00Z">
          <w:pPr>
            <w:keepNext/>
          </w:pPr>
        </w:pPrChange>
      </w:pPr>
      <w:ins w:id="582" w:author="Matt Silverman" w:date="2010-11-21T21:21:00Z">
        <w:r>
          <w:rPr>
            <w:noProof/>
            <w:lang w:bidi="ar-SA"/>
          </w:rPr>
          <w:lastRenderedPageBreak/>
          <w:drawing>
            <wp:inline distT="0" distB="0" distL="0" distR="0" wp14:anchorId="093C6CE7" wp14:editId="7EF53F9B">
              <wp:extent cx="5938520" cy="3426460"/>
              <wp:effectExtent l="0" t="0" r="0" b="0"/>
              <wp:docPr id="9" name="Picture 9" descr="Macintosh HD:Users:msilverman:Documents:CS210: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silverman:Documents:CS210:Drawing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8520" cy="3426460"/>
                      </a:xfrm>
                      <a:prstGeom prst="rect">
                        <a:avLst/>
                      </a:prstGeom>
                      <a:noFill/>
                      <a:ln>
                        <a:noFill/>
                      </a:ln>
                    </pic:spPr>
                  </pic:pic>
                </a:graphicData>
              </a:graphic>
            </wp:inline>
          </w:drawing>
        </w:r>
      </w:ins>
      <w:del w:id="583" w:author="Matt Silverman" w:date="2010-11-21T21:21:00Z">
        <w:r w:rsidR="004A4C16" w:rsidDel="000657D0">
          <w:rPr>
            <w:noProof/>
            <w:lang w:bidi="ar-SA"/>
          </w:rPr>
          <w:drawing>
            <wp:inline distT="0" distB="0" distL="0" distR="0" wp14:anchorId="62128BEF" wp14:editId="6A63CABE">
              <wp:extent cx="6181725" cy="3019425"/>
              <wp:effectExtent l="19050" t="0" r="9525" b="0"/>
              <wp:docPr id="2" name="Objec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6" cstate="print"/>
                      <a:srcRect/>
                      <a:stretch>
                        <a:fillRect/>
                      </a:stretch>
                    </pic:blipFill>
                    <pic:spPr bwMode="auto">
                      <a:xfrm>
                        <a:off x="0" y="0"/>
                        <a:ext cx="6181725" cy="3019425"/>
                      </a:xfrm>
                      <a:prstGeom prst="rect">
                        <a:avLst/>
                      </a:prstGeom>
                      <a:noFill/>
                      <a:ln w="9525">
                        <a:noFill/>
                        <a:miter lim="800000"/>
                        <a:headEnd/>
                        <a:tailEnd/>
                      </a:ln>
                    </pic:spPr>
                  </pic:pic>
                </a:graphicData>
              </a:graphic>
            </wp:inline>
          </w:drawing>
        </w:r>
      </w:del>
    </w:p>
    <w:p w14:paraId="15AEBA44" w14:textId="77777777" w:rsidR="004A4C16" w:rsidRDefault="004A4C16" w:rsidP="004A4C16">
      <w:pPr>
        <w:pStyle w:val="Caption"/>
        <w:jc w:val="center"/>
      </w:pPr>
      <w:commentRangeStart w:id="584"/>
      <w:r>
        <w:t xml:space="preserve">Figure </w:t>
      </w:r>
      <w:r w:rsidR="00250414">
        <w:fldChar w:fldCharType="begin"/>
      </w:r>
      <w:r w:rsidR="00250414">
        <w:instrText xml:space="preserve"> SEQ Figure \* ARABIC </w:instrText>
      </w:r>
      <w:r w:rsidR="00250414">
        <w:fldChar w:fldCharType="separate"/>
      </w:r>
      <w:r>
        <w:rPr>
          <w:noProof/>
        </w:rPr>
        <w:t>2</w:t>
      </w:r>
      <w:r w:rsidR="00250414">
        <w:rPr>
          <w:noProof/>
        </w:rPr>
        <w:fldChar w:fldCharType="end"/>
      </w:r>
      <w:proofErr w:type="gramStart"/>
      <w:r>
        <w:t xml:space="preserve"> </w:t>
      </w:r>
      <w:r w:rsidRPr="00EB3FE1">
        <w:t>Logical Layout</w:t>
      </w:r>
      <w:commentRangeEnd w:id="584"/>
      <w:proofErr w:type="gramEnd"/>
      <w:r w:rsidR="00E90DE3">
        <w:rPr>
          <w:rStyle w:val="CommentReference"/>
          <w:rFonts w:eastAsiaTheme="minorEastAsia"/>
          <w:b w:val="0"/>
          <w:bCs w:val="0"/>
          <w:color w:val="auto"/>
          <w:lang w:bidi="en-US"/>
        </w:rPr>
        <w:commentReference w:id="584"/>
      </w:r>
    </w:p>
    <w:p w14:paraId="6B2C8324" w14:textId="77777777" w:rsidR="004A4C16" w:rsidRDefault="004A4C16" w:rsidP="004A4C16">
      <w:pPr>
        <w:pStyle w:val="Heading3"/>
      </w:pPr>
      <w:bookmarkStart w:id="585" w:name="_Toc275714855"/>
      <w:bookmarkStart w:id="586" w:name="_Toc151997532"/>
      <w:r>
        <w:t>Inputs and Outputs</w:t>
      </w:r>
      <w:bookmarkEnd w:id="585"/>
      <w:bookmarkEnd w:id="586"/>
    </w:p>
    <w:p w14:paraId="25AFDE03" w14:textId="77777777" w:rsidR="004A4C16" w:rsidRDefault="004A4C16" w:rsidP="004A4C16">
      <w:r>
        <w:t xml:space="preserve"> The major inputs to the system include the user’s search term and search result data from the 3</w:t>
      </w:r>
      <w:r w:rsidRPr="00E6591C">
        <w:rPr>
          <w:vertAlign w:val="superscript"/>
        </w:rPr>
        <w:t>rd</w:t>
      </w:r>
      <w:r>
        <w:t xml:space="preserve"> party services. The major outputs from the system are the web requests containing the user’s search term submitted to the 3</w:t>
      </w:r>
      <w:r w:rsidRPr="00E6591C">
        <w:rPr>
          <w:vertAlign w:val="superscript"/>
        </w:rPr>
        <w:t>rd</w:t>
      </w:r>
      <w:r>
        <w:t xml:space="preserve"> party services and the visualization of search results on a map presented to the user. </w:t>
      </w:r>
    </w:p>
    <w:p w14:paraId="66E4DC26" w14:textId="77777777" w:rsidR="004A4C16" w:rsidRDefault="004A4C16" w:rsidP="004A4C16">
      <w:pPr>
        <w:pStyle w:val="Heading3"/>
      </w:pPr>
      <w:bookmarkStart w:id="587" w:name="_Toc275714856"/>
      <w:bookmarkStart w:id="588" w:name="_Toc151997533"/>
      <w:r>
        <w:t>User Interface</w:t>
      </w:r>
      <w:bookmarkEnd w:id="587"/>
      <w:bookmarkEnd w:id="588"/>
    </w:p>
    <w:p w14:paraId="74DE8D72" w14:textId="77777777" w:rsidR="004A4C16" w:rsidRDefault="004A4C16" w:rsidP="004A4C16">
      <w:r>
        <w:t xml:space="preserve">The user interface will be in the form of a web page loaded in the user’s browser, consisting of input elements such as text boxes and buttons as well as a Google map area. </w:t>
      </w:r>
    </w:p>
    <w:p w14:paraId="18E540FB" w14:textId="77777777" w:rsidR="004A4C16" w:rsidRDefault="004A4C16" w:rsidP="004A4C16">
      <w:pPr>
        <w:pStyle w:val="Heading3"/>
      </w:pPr>
      <w:bookmarkStart w:id="589" w:name="_Toc275714857"/>
      <w:bookmarkStart w:id="590" w:name="_Toc151997534"/>
      <w:r>
        <w:t>Locality</w:t>
      </w:r>
      <w:bookmarkEnd w:id="589"/>
      <w:bookmarkEnd w:id="590"/>
    </w:p>
    <w:p w14:paraId="2DFAACAF" w14:textId="414BD371" w:rsidR="004A4C16" w:rsidRDefault="004A4C16" w:rsidP="004A4C16">
      <w:r>
        <w:t xml:space="preserve">The three tiers described above will each reside on different systems. </w:t>
      </w:r>
      <w:r w:rsidR="00E90DE3">
        <w:t xml:space="preserve"> </w:t>
      </w:r>
      <w:r>
        <w:t>The 3</w:t>
      </w:r>
      <w:r w:rsidRPr="00102254">
        <w:rPr>
          <w:vertAlign w:val="superscript"/>
        </w:rPr>
        <w:t>rd</w:t>
      </w:r>
      <w:r>
        <w:t xml:space="preserve"> party services will be hosted at their respective data centers.</w:t>
      </w:r>
      <w:r w:rsidR="00E90DE3">
        <w:t xml:space="preserve"> </w:t>
      </w:r>
      <w:r>
        <w:t xml:space="preserve"> Twitter’s data center is in Salt Lake City, Utah. </w:t>
      </w:r>
      <w:r w:rsidR="00E90DE3">
        <w:t xml:space="preserve"> </w:t>
      </w:r>
      <w:r>
        <w:t>Flickr is located in San Francisco,</w:t>
      </w:r>
      <w:r w:rsidR="00B4582A">
        <w:t xml:space="preserve"> California</w:t>
      </w:r>
      <w:r>
        <w:t>.</w:t>
      </w:r>
      <w:ins w:id="591" w:author="becky" w:date="2010-11-16T10:27:00Z">
        <w:r w:rsidR="00E90DE3">
          <w:t xml:space="preserve">  The application server is located in </w:t>
        </w:r>
        <w:commentRangeStart w:id="592"/>
        <w:del w:id="593" w:author="Matt Silverman" w:date="2010-11-21T21:27:00Z">
          <w:r w:rsidR="00E90DE3" w:rsidDel="008B7338">
            <w:delText>________</w:delText>
          </w:r>
        </w:del>
      </w:ins>
      <w:commentRangeEnd w:id="592"/>
      <w:ins w:id="594" w:author="becky" w:date="2010-11-16T11:00:00Z">
        <w:del w:id="595" w:author="Matt Silverman" w:date="2010-11-21T21:27:00Z">
          <w:r w:rsidR="00EC6B7C" w:rsidDel="008B7338">
            <w:rPr>
              <w:rStyle w:val="CommentReference"/>
            </w:rPr>
            <w:commentReference w:id="592"/>
          </w:r>
        </w:del>
      </w:ins>
      <w:ins w:id="596" w:author="becky" w:date="2010-11-16T10:27:00Z">
        <w:del w:id="597" w:author="Matt Silverman" w:date="2010-11-21T21:27:00Z">
          <w:r w:rsidR="00E90DE3" w:rsidDel="008B7338">
            <w:delText>,</w:delText>
          </w:r>
        </w:del>
      </w:ins>
      <w:ins w:id="598" w:author="Matt Silverman" w:date="2010-11-21T21:27:00Z">
        <w:r w:rsidR="008B7338">
          <w:t>Bethesda</w:t>
        </w:r>
      </w:ins>
      <w:ins w:id="599" w:author="becky" w:date="2010-11-16T10:27:00Z">
        <w:r w:rsidR="00E90DE3">
          <w:t xml:space="preserve"> Maryland.</w:t>
        </w:r>
      </w:ins>
      <w:r>
        <w:t xml:space="preserve"> The client may be located anywhere worldwide with access to the </w:t>
      </w:r>
      <w:proofErr w:type="gramStart"/>
      <w:r>
        <w:t>internet</w:t>
      </w:r>
      <w:proofErr w:type="gramEnd"/>
      <w:r>
        <w:t xml:space="preserve">.  </w:t>
      </w:r>
    </w:p>
    <w:p w14:paraId="04BF84B4" w14:textId="77777777" w:rsidR="004A4C16" w:rsidRDefault="004A4C16" w:rsidP="004A4C16">
      <w:pPr>
        <w:pStyle w:val="Heading3"/>
      </w:pPr>
      <w:bookmarkStart w:id="600" w:name="_Toc275714858"/>
      <w:bookmarkStart w:id="601" w:name="_Toc151997535"/>
      <w:r>
        <w:t>Instances</w:t>
      </w:r>
      <w:bookmarkEnd w:id="600"/>
      <w:bookmarkEnd w:id="601"/>
    </w:p>
    <w:p w14:paraId="425299AC" w14:textId="77777777" w:rsidR="00E90DE3" w:rsidRDefault="00E90DE3" w:rsidP="004A4C16">
      <w:pPr>
        <w:rPr>
          <w:ins w:id="602" w:author="becky" w:date="2010-11-16T10:27:00Z"/>
        </w:rPr>
      </w:pPr>
      <w:ins w:id="603" w:author="becky" w:date="2010-11-16T10:27:00Z">
        <w:r>
          <w:t>There will be one instance of the server component deployed to Apache</w:t>
        </w:r>
      </w:ins>
      <w:ins w:id="604" w:author="becky" w:date="2010-11-16T10:28:00Z">
        <w:r>
          <w:t xml:space="preserve"> Tomcat.  Although the application will be hosted on a home computer, it will support the anticipated level of usage for the course of the semester.</w:t>
        </w:r>
      </w:ins>
    </w:p>
    <w:p w14:paraId="6AB30BAC" w14:textId="77777777" w:rsidR="004A4C16" w:rsidRPr="00DD6BEE" w:rsidRDefault="004A4C16" w:rsidP="004A4C16">
      <w:pPr>
        <w:pStyle w:val="Heading2"/>
      </w:pPr>
      <w:bookmarkStart w:id="605" w:name="_Toc275714859"/>
      <w:bookmarkStart w:id="606" w:name="_Toc151997536"/>
      <w:r>
        <w:t>Data</w:t>
      </w:r>
      <w:bookmarkEnd w:id="605"/>
      <w:bookmarkEnd w:id="606"/>
    </w:p>
    <w:p w14:paraId="71D3BC8B" w14:textId="77777777" w:rsidR="004A4C16" w:rsidRDefault="004A4C16" w:rsidP="004A4C16">
      <w:r>
        <w:t xml:space="preserve">At this time there are no requirements for data persistence. </w:t>
      </w:r>
    </w:p>
    <w:p w14:paraId="62F51263" w14:textId="77777777" w:rsidR="004A4C16" w:rsidRDefault="004A4C16" w:rsidP="004A4C16">
      <w:pPr>
        <w:pStyle w:val="Heading2"/>
      </w:pPr>
      <w:bookmarkStart w:id="607" w:name="_Toc275714860"/>
      <w:bookmarkStart w:id="608" w:name="_Toc151997537"/>
      <w:r>
        <w:lastRenderedPageBreak/>
        <w:t>Communication</w:t>
      </w:r>
      <w:bookmarkEnd w:id="607"/>
      <w:bookmarkEnd w:id="608"/>
    </w:p>
    <w:p w14:paraId="6ECF3D66" w14:textId="77777777" w:rsidR="004A4C16" w:rsidRDefault="004A4C16" w:rsidP="004A4C16">
      <w:r>
        <w:t xml:space="preserve">The user’s client (web browser) will interface with the SMM’s web server using an http connection on TCP port 80. The user’s web browser will initiate the connection to the web server. The web server will serve a web page to the user. The user will submit information through forms on the web page back to the server. </w:t>
      </w:r>
    </w:p>
    <w:p w14:paraId="1F735F4D" w14:textId="77777777" w:rsidR="004A4C16" w:rsidRDefault="004A4C16" w:rsidP="004A4C16">
      <w:r>
        <w:t>The SMM’s communications with the 3</w:t>
      </w:r>
      <w:r w:rsidRPr="000C1078">
        <w:rPr>
          <w:vertAlign w:val="superscript"/>
        </w:rPr>
        <w:t>rd</w:t>
      </w:r>
      <w:r>
        <w:t xml:space="preserve"> party social media services will be made using http web requests over TCP port 80. If authentication and secure communication is required to access a service TCP port 443 will be used. The SMM will initiate connections to the 3</w:t>
      </w:r>
      <w:r w:rsidRPr="00FD0783">
        <w:rPr>
          <w:vertAlign w:val="superscript"/>
        </w:rPr>
        <w:t>rd</w:t>
      </w:r>
      <w:r>
        <w:t xml:space="preserve"> party services and submit query information. The 3</w:t>
      </w:r>
      <w:r w:rsidRPr="00FD0783">
        <w:rPr>
          <w:vertAlign w:val="superscript"/>
        </w:rPr>
        <w:t>rd</w:t>
      </w:r>
      <w:r>
        <w:t xml:space="preserve"> party services will return query results. </w:t>
      </w:r>
    </w:p>
    <w:p w14:paraId="281BE085" w14:textId="77777777" w:rsidR="004A4C16" w:rsidRDefault="004A4C16" w:rsidP="004A4C16">
      <w:r>
        <w:t xml:space="preserve">Finally, the SMM will return a results page to the user’s web browser and close the communication session. </w:t>
      </w:r>
    </w:p>
    <w:p w14:paraId="50811619" w14:textId="77777777" w:rsidR="004A4C16" w:rsidRDefault="004A4C16" w:rsidP="004A4C16">
      <w:pPr>
        <w:pStyle w:val="Heading2"/>
      </w:pPr>
      <w:bookmarkStart w:id="609" w:name="_Toc275714861"/>
      <w:bookmarkStart w:id="610" w:name="_Toc151997538"/>
      <w:r>
        <w:t>Code</w:t>
      </w:r>
      <w:bookmarkEnd w:id="609"/>
      <w:bookmarkEnd w:id="610"/>
    </w:p>
    <w:p w14:paraId="03399760" w14:textId="77777777" w:rsidR="004A4C16" w:rsidRDefault="004A4C16" w:rsidP="004A4C16">
      <w:pPr>
        <w:pStyle w:val="Heading3"/>
      </w:pPr>
      <w:bookmarkStart w:id="611" w:name="_Toc275714862"/>
      <w:bookmarkStart w:id="612" w:name="_Toc151997539"/>
      <w:r>
        <w:t>Introduction</w:t>
      </w:r>
      <w:bookmarkEnd w:id="611"/>
      <w:bookmarkEnd w:id="612"/>
    </w:p>
    <w:p w14:paraId="5370ECA1" w14:textId="77777777" w:rsidR="004A4C16" w:rsidRDefault="004A4C16" w:rsidP="004A4C16">
      <w:r>
        <w:t xml:space="preserve">Several factors were evaluated in the formulation of the code design. The code has to be developed in a language familiar to the developers. The hosting platform must be compatible with such programming language. There should also be compatible software components available. </w:t>
      </w:r>
    </w:p>
    <w:p w14:paraId="2E32C385" w14:textId="77777777" w:rsidR="004A4C16" w:rsidRDefault="004A4C16" w:rsidP="004A4C16">
      <w:r>
        <w:t xml:space="preserve">A driving factor in the decision process was the desire to use Google’s App Engine. </w:t>
      </w:r>
      <w:r w:rsidR="00EC6B7C">
        <w:t xml:space="preserve"> </w:t>
      </w:r>
      <w:r>
        <w:t xml:space="preserve">This component provides development, deployment and hosting features that make it a desirable choice. </w:t>
      </w:r>
      <w:r w:rsidR="00EC6B7C">
        <w:t xml:space="preserve"> </w:t>
      </w:r>
      <w:r>
        <w:t>GAE provides a wealth of documentation as well as a plug</w:t>
      </w:r>
      <w:r w:rsidR="00EC6B7C">
        <w:t>-</w:t>
      </w:r>
      <w:r>
        <w:t xml:space="preserve">in for the Eclipse IDE making development and deployment simple. </w:t>
      </w:r>
      <w:r w:rsidR="00EC6B7C">
        <w:t xml:space="preserve"> </w:t>
      </w:r>
      <w:r>
        <w:t xml:space="preserve">There are two software development kits available for GAE: Java SDK and Python SDK. </w:t>
      </w:r>
      <w:r w:rsidR="00EC6B7C">
        <w:t xml:space="preserve"> </w:t>
      </w:r>
      <w:r>
        <w:t xml:space="preserve">There are a number of software components available for both Python and Java, therefore the choice of which language to use ultimately came down to which language the developers felt more comfortable working in, and that language is Java. </w:t>
      </w:r>
      <w:r w:rsidR="00EC6B7C">
        <w:t xml:space="preserve"> </w:t>
      </w:r>
      <w:r w:rsidRPr="006B7699">
        <w:t xml:space="preserve">App Engine Java applications use the Java Servlet standard for interacting with the web server environment. </w:t>
      </w:r>
      <w:r w:rsidR="00EC6B7C">
        <w:t xml:space="preserve"> </w:t>
      </w:r>
      <w:r w:rsidRPr="006B7699">
        <w:t>An application's files, including compiled classes, JARs, static files and configuration files are arranged in a directory structure using the WAR standard layout for Java web applications.</w:t>
      </w:r>
      <w:r>
        <w:rPr>
          <w:rStyle w:val="FootnoteReference"/>
        </w:rPr>
        <w:footnoteReference w:id="1"/>
      </w:r>
    </w:p>
    <w:p w14:paraId="6C83866D" w14:textId="77777777" w:rsidR="00EC6B7C" w:rsidRDefault="00EC6B7C" w:rsidP="004A4C16">
      <w:ins w:id="614" w:author="becky" w:date="2010-11-16T11:01:00Z">
        <w:r>
          <w:t>Although the final implementation does not include Google’s App Engine</w:t>
        </w:r>
      </w:ins>
      <w:ins w:id="615" w:author="becky" w:date="2010-11-16T11:03:00Z">
        <w:r>
          <w:t xml:space="preserve"> (</w:t>
        </w:r>
      </w:ins>
      <w:ins w:id="616" w:author="becky" w:date="2010-11-16T11:01:00Z">
        <w:r>
          <w:t xml:space="preserve">refer to the </w:t>
        </w:r>
      </w:ins>
      <w:ins w:id="617" w:author="becky" w:date="2010-11-16T11:02:00Z">
        <w:r>
          <w:t>Implementation Details section for more information</w:t>
        </w:r>
      </w:ins>
      <w:ins w:id="618" w:author="becky" w:date="2010-11-16T11:04:00Z">
        <w:r>
          <w:t>),</w:t>
        </w:r>
      </w:ins>
      <w:ins w:id="619" w:author="becky" w:date="2010-11-16T11:02:00Z">
        <w:r>
          <w:t xml:space="preserve"> Google’s App Engine continued to serve as a </w:t>
        </w:r>
      </w:ins>
      <w:ins w:id="620" w:author="becky" w:date="2010-11-16T11:03:00Z">
        <w:r>
          <w:t>code repository for the developers to collaborate more easily on the coding.</w:t>
        </w:r>
      </w:ins>
    </w:p>
    <w:p w14:paraId="15C08B5D" w14:textId="7AC5843E" w:rsidR="005B0780" w:rsidRDefault="004A4C16">
      <w:pPr>
        <w:rPr>
          <w:rFonts w:asciiTheme="majorHAnsi" w:eastAsiaTheme="majorEastAsia" w:hAnsiTheme="majorHAnsi" w:cstheme="majorBidi"/>
          <w:b/>
          <w:bCs/>
          <w:color w:val="4F81BD" w:themeColor="accent1"/>
        </w:rPr>
      </w:pPr>
      <w:r>
        <w:t xml:space="preserve">Special considerations have been made for leveraging existing software components to reduce development time and increase reliability.  Specifically, there are a number of Java API packages for social media applications. </w:t>
      </w:r>
      <w:r w:rsidR="00E90DE3">
        <w:t xml:space="preserve"> </w:t>
      </w:r>
      <w:r>
        <w:t>These packages allow the developer to create connections, create and perform queries, and receive and process responses in an object oriented manner.  The design of this project will seek to utilize these existing packages and not attempt to create lower level web requests and network connections.</w:t>
      </w:r>
      <w:bookmarkStart w:id="621" w:name="_Toc275714863"/>
    </w:p>
    <w:p w14:paraId="16AF3479" w14:textId="77777777" w:rsidR="004A4C16" w:rsidRDefault="004A4C16" w:rsidP="004A4C16">
      <w:pPr>
        <w:pStyle w:val="Heading3"/>
      </w:pPr>
      <w:bookmarkStart w:id="622" w:name="_Toc151997540"/>
      <w:commentRangeStart w:id="623"/>
      <w:r>
        <w:lastRenderedPageBreak/>
        <w:t>Modules</w:t>
      </w:r>
      <w:bookmarkEnd w:id="621"/>
      <w:commentRangeEnd w:id="623"/>
      <w:r>
        <w:rPr>
          <w:rStyle w:val="CommentReference"/>
          <w:rFonts w:asciiTheme="minorHAnsi" w:eastAsiaTheme="minorEastAsia" w:hAnsiTheme="minorHAnsi" w:cstheme="minorBidi"/>
          <w:b w:val="0"/>
          <w:bCs w:val="0"/>
        </w:rPr>
        <w:commentReference w:id="623"/>
      </w:r>
      <w:bookmarkEnd w:id="622"/>
    </w:p>
    <w:p w14:paraId="5A7CB696" w14:textId="7D9DC000" w:rsidR="004A4C16" w:rsidDel="00273D4F" w:rsidRDefault="004A4C16" w:rsidP="004A4C16">
      <w:pPr>
        <w:pStyle w:val="Heading4"/>
        <w:rPr>
          <w:del w:id="624" w:author="Matt Silverman" w:date="2010-11-21T21:38:00Z"/>
        </w:rPr>
      </w:pPr>
      <w:del w:id="625" w:author="Matt Silverman" w:date="2010-11-21T21:38:00Z">
        <w:r w:rsidDel="00273D4F">
          <w:delText xml:space="preserve">Servlet Class- </w:delText>
        </w:r>
      </w:del>
      <w:del w:id="626" w:author="Matt Silverman" w:date="2010-11-21T21:36:00Z">
        <w:r w:rsidDel="00273D4F">
          <w:delText>SocialmediamapperServlet</w:delText>
        </w:r>
      </w:del>
    </w:p>
    <w:p w14:paraId="7D756DE8" w14:textId="5ED64166" w:rsidR="004A4C16" w:rsidDel="00273D4F" w:rsidRDefault="004A4C16" w:rsidP="004A4C16">
      <w:pPr>
        <w:rPr>
          <w:del w:id="627" w:author="Matt Silverman" w:date="2010-11-21T21:38:00Z"/>
        </w:rPr>
      </w:pPr>
      <w:del w:id="628" w:author="Matt Silverman" w:date="2010-11-21T21:36:00Z">
        <w:r w:rsidRPr="006B7699" w:rsidDel="00273D4F">
          <w:delText xml:space="preserve">App Engine </w:delText>
        </w:r>
      </w:del>
      <w:del w:id="629" w:author="Matt Silverman" w:date="2010-11-21T21:38:00Z">
        <w:r w:rsidRPr="006B7699" w:rsidDel="00273D4F">
          <w:delText>Java</w:delText>
        </w:r>
      </w:del>
      <w:del w:id="630" w:author="Matt Silverman" w:date="2010-11-21T21:36:00Z">
        <w:r w:rsidRPr="006B7699" w:rsidDel="00273D4F">
          <w:delText xml:space="preserve"> </w:delText>
        </w:r>
      </w:del>
      <w:del w:id="631" w:author="Matt Silverman" w:date="2010-11-21T21:38:00Z">
        <w:r w:rsidRPr="006B7699" w:rsidDel="00273D4F">
          <w:delText>applications use the Java Servlet API to interact with the web server. An HTTP servlet is an application class that can process and respond to web requests</w:delText>
        </w:r>
        <w:r w:rsidDel="00273D4F">
          <w:delText>. The servlet class will display the webpage to the user, accept their input and display the results.</w:delText>
        </w:r>
      </w:del>
    </w:p>
    <w:p w14:paraId="54488CB5" w14:textId="3FA5AEDC" w:rsidR="00273D4F" w:rsidDel="00273D4F" w:rsidRDefault="004A4C16" w:rsidP="004A4C16">
      <w:pPr>
        <w:rPr>
          <w:del w:id="632" w:author="Matt Silverman" w:date="2010-11-21T21:38:00Z"/>
        </w:rPr>
      </w:pPr>
      <w:del w:id="633" w:author="Matt Silverman" w:date="2010-11-21T21:38:00Z">
        <w:r w:rsidRPr="004A4C16" w:rsidDel="00273D4F">
          <w:rPr>
            <w:b/>
          </w:rPr>
          <w:delText>Internal Functions:</w:delText>
        </w:r>
        <w:r w:rsidDel="00273D4F">
          <w:delText xml:space="preserve"> </w:delText>
        </w:r>
      </w:del>
      <w:del w:id="634" w:author="Matt Silverman" w:date="2010-11-21T21:37:00Z">
        <w:r w:rsidDel="00273D4F">
          <w:delText>doGet</w:delText>
        </w:r>
      </w:del>
      <w:del w:id="635" w:author="Matt Silverman" w:date="2010-11-21T21:38:00Z">
        <w:r w:rsidDel="00273D4F">
          <w:delText>- extends HttpServlet, takes as arguments the HttpServletRequest and the HttpServletResponse to return.</w:delText>
        </w:r>
      </w:del>
    </w:p>
    <w:p w14:paraId="18A4AB24" w14:textId="77777777" w:rsidR="004A4C16" w:rsidRDefault="004A4C16" w:rsidP="004A4C16">
      <w:pPr>
        <w:pStyle w:val="Heading4"/>
      </w:pPr>
      <w:r>
        <w:t>Java Server Pages (JSP)</w:t>
      </w:r>
    </w:p>
    <w:p w14:paraId="0046432C" w14:textId="53B43534" w:rsidR="004A4C16" w:rsidRDefault="004A4C16" w:rsidP="004A4C16">
      <w:pPr>
        <w:rPr>
          <w:ins w:id="636" w:author="Matt Silverman" w:date="2010-11-21T21:39:00Z"/>
        </w:rPr>
      </w:pPr>
      <w:r w:rsidRPr="007833A4">
        <w:t xml:space="preserve">While we could output the HTML for our user interface directly from the Java servlet code, this would be difficult to </w:t>
      </w:r>
      <w:del w:id="637" w:author="Matt Silverman" w:date="2010-11-21T21:38:00Z">
        <w:r w:rsidRPr="007833A4" w:rsidDel="00273D4F">
          <w:delText>maintain</w:delText>
        </w:r>
      </w:del>
      <w:ins w:id="638" w:author="Matt Silverman" w:date="2010-11-21T21:38:00Z">
        <w:r w:rsidR="00273D4F" w:rsidRPr="007833A4">
          <w:t>maintain,</w:t>
        </w:r>
      </w:ins>
      <w:r w:rsidRPr="007833A4">
        <w:t xml:space="preserve"> as the HTML gets complicated. It's better to use a template system, with the user interface designed and implemented in separate files with placeholders and logic to insert data provided by the application.</w:t>
      </w:r>
      <w:r>
        <w:t xml:space="preserve"> W</w:t>
      </w:r>
      <w:r w:rsidRPr="007833A4">
        <w:t xml:space="preserve">e'll use JavaServer Pages (JSPs) to implement the user interface for the </w:t>
      </w:r>
      <w:r>
        <w:t>social media mapper</w:t>
      </w:r>
      <w:r w:rsidRPr="007833A4">
        <w:t xml:space="preserve">. JSPs are part of the servlet standard. </w:t>
      </w:r>
      <w:del w:id="639" w:author="Matt Silverman" w:date="2010-11-21T21:39:00Z">
        <w:r w:rsidRPr="007833A4" w:rsidDel="00273D4F">
          <w:delText>App Engine</w:delText>
        </w:r>
      </w:del>
      <w:ins w:id="640" w:author="Matt Silverman" w:date="2010-11-21T21:39:00Z">
        <w:r w:rsidR="00273D4F">
          <w:t>Apache Tomcat</w:t>
        </w:r>
      </w:ins>
      <w:r w:rsidRPr="007833A4">
        <w:t xml:space="preserve"> compiles JSP files in the application's WAR automatically,</w:t>
      </w:r>
      <w:ins w:id="641" w:author="Matt Silverman" w:date="2010-11-21T21:39:00Z">
        <w:r w:rsidR="00273D4F">
          <w:t xml:space="preserve"> as configured in the web.xml file</w:t>
        </w:r>
      </w:ins>
      <w:r w:rsidRPr="007833A4">
        <w:t xml:space="preserve"> and maps them to URL paths.</w:t>
      </w:r>
    </w:p>
    <w:p w14:paraId="436A013A" w14:textId="06711C04" w:rsidR="00273D4F" w:rsidRDefault="00273D4F" w:rsidP="004A4C16">
      <w:ins w:id="642" w:author="Matt Silverman" w:date="2010-11-21T21:39:00Z">
        <w:r>
          <w:t xml:space="preserve">The JSP file uses forms for the input components. Javascript is used for processing events. For example, when the body of the page loads, a call </w:t>
        </w:r>
      </w:ins>
      <w:ins w:id="643" w:author="Matt Silverman" w:date="2010-11-21T21:42:00Z">
        <w:r>
          <w:t xml:space="preserve">is made to the function </w:t>
        </w:r>
        <w:proofErr w:type="gramStart"/>
        <w:r>
          <w:t>initMap(</w:t>
        </w:r>
        <w:proofErr w:type="gramEnd"/>
        <w:r>
          <w:t xml:space="preserve">) to display the blank google map. Also, when the seach button is clicked, or enter is pressed while the search text box is being </w:t>
        </w:r>
      </w:ins>
      <w:ins w:id="644" w:author="Matt Silverman" w:date="2010-11-21T21:43:00Z">
        <w:r>
          <w:t>edited</w:t>
        </w:r>
      </w:ins>
      <w:ins w:id="645" w:author="Matt Silverman" w:date="2010-11-21T21:42:00Z">
        <w:r>
          <w:t>,</w:t>
        </w:r>
      </w:ins>
      <w:ins w:id="646" w:author="Matt Silverman" w:date="2010-11-21T21:43:00Z">
        <w:r>
          <w:t xml:space="preserve"> the function </w:t>
        </w:r>
        <w:proofErr w:type="gramStart"/>
        <w:r>
          <w:t>ajaxLoadMap</w:t>
        </w:r>
      </w:ins>
      <w:ins w:id="647" w:author="Matt Silverman" w:date="2010-11-21T21:44:00Z">
        <w:r>
          <w:t>(</w:t>
        </w:r>
        <w:proofErr w:type="gramEnd"/>
        <w:r>
          <w:t>)</w:t>
        </w:r>
      </w:ins>
      <w:ins w:id="648" w:author="Matt Silverman" w:date="2010-11-21T21:43:00Z">
        <w:r>
          <w:t xml:space="preserve"> is called. Ajax techniques are used to submit the search criteria to the Java servlet, specifying the </w:t>
        </w:r>
        <w:proofErr w:type="gramStart"/>
        <w:r>
          <w:t>handleMapResponse(</w:t>
        </w:r>
        <w:proofErr w:type="gramEnd"/>
        <w:r>
          <w:t>) fu</w:t>
        </w:r>
      </w:ins>
      <w:ins w:id="649" w:author="Matt Silverman" w:date="2010-11-21T21:44:00Z">
        <w:r>
          <w:t>nction is to be called when the response is received. This</w:t>
        </w:r>
        <w:r w:rsidR="00501610">
          <w:t xml:space="preserve"> allows for a single page to be used for both the search and results. The javascript library JQuery </w:t>
        </w:r>
      </w:ins>
      <w:ins w:id="650" w:author="Matt Silverman" w:date="2010-11-21T21:45:00Z">
        <w:r w:rsidR="00501610">
          <w:t xml:space="preserve">is used for displaying a mask over the page while the search is being performed. This prevents the user from accessing the controls and also shows that </w:t>
        </w:r>
      </w:ins>
      <w:ins w:id="651" w:author="Matt Silverman" w:date="2010-11-21T21:47:00Z">
        <w:r w:rsidR="00501610">
          <w:t xml:space="preserve">“something is happening”. When the results are returned the mask is hidden and the user can once again interact with the page. JQuery </w:t>
        </w:r>
      </w:ins>
      <w:ins w:id="652" w:author="Matt Silverman" w:date="2010-11-21T21:48:00Z">
        <w:r w:rsidR="00501610">
          <w:t>also provides a notation for easily reference div components of the DOM.</w:t>
        </w:r>
      </w:ins>
    </w:p>
    <w:p w14:paraId="228BA037" w14:textId="77777777" w:rsidR="004A4C16" w:rsidRDefault="004A4C16" w:rsidP="004A4C16">
      <w:pPr>
        <w:pStyle w:val="Heading4"/>
      </w:pPr>
      <w:r>
        <w:t>Servlet Class- QueryServlet</w:t>
      </w:r>
    </w:p>
    <w:p w14:paraId="618E1E6B" w14:textId="05FF59CC" w:rsidR="004A4C16" w:rsidRPr="007025BA" w:rsidRDefault="004A4C16" w:rsidP="004A4C16">
      <w:r>
        <w:t xml:space="preserve">The </w:t>
      </w:r>
      <w:r w:rsidRPr="007025BA">
        <w:t xml:space="preserve">application will need a web form so the user can post </w:t>
      </w:r>
      <w:r>
        <w:t>their search term</w:t>
      </w:r>
      <w:r w:rsidRPr="007025BA">
        <w:t xml:space="preserve"> and a way to process that form. The HTML of the form will go into the JSP. The destination of the form will be a new URL, /</w:t>
      </w:r>
      <w:r>
        <w:t>query</w:t>
      </w:r>
      <w:r w:rsidRPr="007025BA">
        <w:t xml:space="preserve">, to be handled by a </w:t>
      </w:r>
      <w:del w:id="653" w:author="Matt Silverman" w:date="2010-11-21T21:49:00Z">
        <w:r w:rsidRPr="007025BA" w:rsidDel="00FF2174">
          <w:delText xml:space="preserve">new </w:delText>
        </w:r>
      </w:del>
      <w:r w:rsidRPr="007025BA">
        <w:t xml:space="preserve">servlet class, </w:t>
      </w:r>
      <w:r>
        <w:t>Query</w:t>
      </w:r>
      <w:r w:rsidRPr="007025BA">
        <w:t xml:space="preserve">Servlet. </w:t>
      </w:r>
      <w:r>
        <w:t>Query</w:t>
      </w:r>
      <w:r w:rsidRPr="007025BA">
        <w:t xml:space="preserve">Servlet will process the form, and then </w:t>
      </w:r>
      <w:del w:id="654" w:author="Matt Silverman" w:date="2010-11-21T21:49:00Z">
        <w:r w:rsidRPr="007025BA" w:rsidDel="00FF2174">
          <w:delText xml:space="preserve">redirect </w:delText>
        </w:r>
      </w:del>
      <w:ins w:id="655" w:author="Matt Silverman" w:date="2010-11-21T21:49:00Z">
        <w:r w:rsidR="00FF2174">
          <w:t>send</w:t>
        </w:r>
        <w:r w:rsidR="00FF2174" w:rsidRPr="007025BA">
          <w:t xml:space="preserve"> </w:t>
        </w:r>
      </w:ins>
      <w:r w:rsidRPr="007025BA">
        <w:t xml:space="preserve">the </w:t>
      </w:r>
      <w:ins w:id="656" w:author="Matt Silverman" w:date="2010-11-21T21:49:00Z">
        <w:r w:rsidR="00FF2174">
          <w:t xml:space="preserve">response to the response handling function of the JSP in the </w:t>
        </w:r>
      </w:ins>
      <w:r w:rsidRPr="007025BA">
        <w:t>user's browser</w:t>
      </w:r>
      <w:del w:id="657" w:author="Matt Silverman" w:date="2010-11-21T21:50:00Z">
        <w:r w:rsidRPr="007025BA" w:rsidDel="00FF2174">
          <w:delText xml:space="preserve"> back to /</w:delText>
        </w:r>
      </w:del>
      <w:del w:id="658" w:author="Matt Silverman" w:date="2010-11-21T21:49:00Z">
        <w:r w:rsidDel="00FF2174">
          <w:delText>socialmediamapper</w:delText>
        </w:r>
        <w:r w:rsidRPr="007025BA" w:rsidDel="00FF2174">
          <w:delText>.jsp</w:delText>
        </w:r>
      </w:del>
      <w:r w:rsidRPr="007025BA">
        <w:t>.</w:t>
      </w:r>
    </w:p>
    <w:p w14:paraId="2431DF31" w14:textId="77777777" w:rsidR="004A4C16" w:rsidRDefault="004A4C16" w:rsidP="004A4C16">
      <w:r>
        <w:t>The QueryServlet will perform the main processing of the application. It takes the user input and generates the queries to the 3</w:t>
      </w:r>
      <w:r w:rsidRPr="00752C33">
        <w:rPr>
          <w:vertAlign w:val="superscript"/>
        </w:rPr>
        <w:t>rd</w:t>
      </w:r>
      <w:r>
        <w:t xml:space="preserve"> party services, processes the results and generates the map output to be returned to the user. </w:t>
      </w:r>
    </w:p>
    <w:p w14:paraId="284C18FE" w14:textId="77777777" w:rsidR="004A4C16" w:rsidRDefault="004A4C16" w:rsidP="004A4C16">
      <w:r>
        <w:t>The QueryServlet will import the following libraries:</w:t>
      </w:r>
    </w:p>
    <w:p w14:paraId="0A6798FA" w14:textId="77777777" w:rsidR="004A4C16" w:rsidRPr="007833A4" w:rsidRDefault="004A4C16" w:rsidP="004A4C16">
      <w:r>
        <w:t>Flickr Java API- flickrj</w:t>
      </w:r>
      <w:r>
        <w:rPr>
          <w:rStyle w:val="FootnoteReference"/>
        </w:rPr>
        <w:footnoteReference w:id="2"/>
      </w:r>
      <w:r>
        <w:t xml:space="preserve"> </w:t>
      </w:r>
      <w:r w:rsidRPr="00F6152C">
        <w:t xml:space="preserve">Flickrj is Java </w:t>
      </w:r>
      <w:proofErr w:type="gramStart"/>
      <w:r w:rsidRPr="00F6152C">
        <w:t>API which</w:t>
      </w:r>
      <w:proofErr w:type="gramEnd"/>
      <w:r w:rsidRPr="00F6152C">
        <w:t xml:space="preserve"> wraps the REST-</w:t>
      </w:r>
      <w:r w:rsidRPr="007833A4">
        <w:t>based Flickr API</w:t>
      </w:r>
    </w:p>
    <w:p w14:paraId="436453FC" w14:textId="1BD3AD1F" w:rsidR="004A4C16" w:rsidRDefault="004A4C16" w:rsidP="004A4C16">
      <w:r w:rsidRPr="007833A4">
        <w:t>Twitter Java API- Twitter4J</w:t>
      </w:r>
      <w:r w:rsidRPr="007833A4">
        <w:footnoteReference w:id="3"/>
      </w:r>
      <w:r w:rsidRPr="007833A4">
        <w:t> by Yusuke Yamamoto. An open-sourced</w:t>
      </w:r>
      <w:ins w:id="659" w:author="becky" w:date="2010-11-16T10:30:00Z">
        <w:r w:rsidR="00E90DE3">
          <w:t xml:space="preserve"> </w:t>
        </w:r>
        <w:proofErr w:type="gramStart"/>
        <w:r w:rsidR="00E90DE3">
          <w:t xml:space="preserve">and </w:t>
        </w:r>
      </w:ins>
      <w:r w:rsidRPr="007833A4">
        <w:t xml:space="preserve"> mavenized</w:t>
      </w:r>
      <w:proofErr w:type="gramEnd"/>
      <w:r w:rsidRPr="007833A4">
        <w:t xml:space="preserve"> Java library for the Twitter API, released under the BSD license.</w:t>
      </w:r>
    </w:p>
    <w:p w14:paraId="7AF6C7FB" w14:textId="77777777" w:rsidR="004A4C16" w:rsidRDefault="004A4C16" w:rsidP="004A4C16">
      <w:pPr>
        <w:rPr>
          <w:ins w:id="660" w:author="Matt Silverman" w:date="2010-11-21T21:50:00Z"/>
        </w:rPr>
      </w:pPr>
      <w:r>
        <w:rPr>
          <w:b/>
        </w:rPr>
        <w:t xml:space="preserve">Internal Functions: </w:t>
      </w:r>
      <w:r>
        <w:t xml:space="preserve">doPost- </w:t>
      </w:r>
      <w:proofErr w:type="gramStart"/>
      <w:r>
        <w:t>The</w:t>
      </w:r>
      <w:proofErr w:type="gramEnd"/>
      <w:r>
        <w:t xml:space="preserve"> main functionality will take place in the doPost method. This method will take the user input and generate the queries to the 3</w:t>
      </w:r>
      <w:r w:rsidRPr="00752C33">
        <w:rPr>
          <w:vertAlign w:val="superscript"/>
        </w:rPr>
        <w:t>rd</w:t>
      </w:r>
      <w:r>
        <w:t xml:space="preserve"> party services, processes the results and generate the map output to be returned to the user.</w:t>
      </w:r>
    </w:p>
    <w:p w14:paraId="7C9F13AA" w14:textId="77777777" w:rsidR="00FF2174" w:rsidRDefault="00FF2174" w:rsidP="00FF2174">
      <w:pPr>
        <w:rPr>
          <w:ins w:id="661" w:author="Matt Silverman" w:date="2010-11-21T21:52:00Z"/>
        </w:rPr>
      </w:pPr>
      <w:proofErr w:type="gramStart"/>
      <w:ins w:id="662" w:author="Matt Silverman" w:date="2010-11-21T21:52:00Z">
        <w:r>
          <w:lastRenderedPageBreak/>
          <w:t>searchFlickr</w:t>
        </w:r>
        <w:proofErr w:type="gramEnd"/>
        <w:r>
          <w:t>- Function takes the query text string as input, submits the query to Flickr, parses the response and returns a Collection of GenericResult objects.</w:t>
        </w:r>
      </w:ins>
    </w:p>
    <w:p w14:paraId="7DC24E73" w14:textId="1002B15C" w:rsidR="00FF2174" w:rsidRDefault="00FF2174" w:rsidP="00FF2174">
      <w:pPr>
        <w:rPr>
          <w:ins w:id="663" w:author="Matt Silverman" w:date="2010-11-21T21:52:00Z"/>
        </w:rPr>
      </w:pPr>
      <w:proofErr w:type="gramStart"/>
      <w:ins w:id="664" w:author="Matt Silverman" w:date="2010-11-21T21:52:00Z">
        <w:r>
          <w:t>searchTwitter</w:t>
        </w:r>
        <w:proofErr w:type="gramEnd"/>
        <w:r>
          <w:t>- Function takes the query text string as input, submits the query to Twitter, parses the response and returns a Collection of GenericResult objects.</w:t>
        </w:r>
      </w:ins>
    </w:p>
    <w:p w14:paraId="525AE060" w14:textId="6EB36374" w:rsidR="00FF2174" w:rsidRDefault="00FF2174" w:rsidP="00FF2174">
      <w:pPr>
        <w:rPr>
          <w:ins w:id="665" w:author="Matt Silverman" w:date="2010-11-21T21:56:00Z"/>
        </w:rPr>
      </w:pPr>
      <w:proofErr w:type="gramStart"/>
      <w:ins w:id="666" w:author="Matt Silverman" w:date="2010-11-21T21:52:00Z">
        <w:r>
          <w:t>buildMapResponsePage</w:t>
        </w:r>
        <w:proofErr w:type="gramEnd"/>
        <w:r>
          <w:t>- Takes as input an ArrayList of GenericResult objects</w:t>
        </w:r>
      </w:ins>
      <w:ins w:id="667" w:author="Matt Silverman" w:date="2010-11-21T21:53:00Z">
        <w:r>
          <w:t xml:space="preserve"> that holds all of the response objects from all of the services that were searched, reads in the file baseResponse.txt which contains a templat</w:t>
        </w:r>
        <w:r w:rsidR="00AD67EA">
          <w:t>e for generating the Google Map and</w:t>
        </w:r>
        <w:r>
          <w:t xml:space="preserve"> fills in the response code</w:t>
        </w:r>
      </w:ins>
      <w:ins w:id="668" w:author="Matt Silverman" w:date="2010-11-21T21:55:00Z">
        <w:r w:rsidR="00AD67EA">
          <w:t xml:space="preserve"> template</w:t>
        </w:r>
      </w:ins>
      <w:ins w:id="669" w:author="Matt Silverman" w:date="2010-11-21T21:53:00Z">
        <w:r>
          <w:t xml:space="preserve"> with the results data</w:t>
        </w:r>
        <w:r w:rsidR="00AD67EA">
          <w:t>.</w:t>
        </w:r>
      </w:ins>
    </w:p>
    <w:p w14:paraId="72FB531F" w14:textId="77B47297" w:rsidR="00AD67EA" w:rsidRDefault="00AD67EA">
      <w:pPr>
        <w:pStyle w:val="Heading4"/>
        <w:rPr>
          <w:ins w:id="670" w:author="Matt Silverman" w:date="2010-11-21T21:56:00Z"/>
        </w:rPr>
        <w:pPrChange w:id="671" w:author="Matt Silverman" w:date="2010-11-21T21:56:00Z">
          <w:pPr/>
        </w:pPrChange>
      </w:pPr>
      <w:ins w:id="672" w:author="Matt Silverman" w:date="2010-11-21T21:56:00Z">
        <w:r>
          <w:t>Object Class – GenericResult.java</w:t>
        </w:r>
      </w:ins>
    </w:p>
    <w:p w14:paraId="1807A0E7" w14:textId="200CF8A5" w:rsidR="00AD67EA" w:rsidRPr="00AD67EA" w:rsidRDefault="00AD67EA">
      <w:pPr>
        <w:rPr>
          <w:ins w:id="673" w:author="Matt Silverman" w:date="2010-11-21T21:52:00Z"/>
        </w:rPr>
      </w:pPr>
      <w:ins w:id="674" w:author="Matt Silverman" w:date="2010-11-21T21:56:00Z">
        <w:r>
          <w:t>The GenericResult class is an object class that will hold an abstracted version of the results from various social media providers. The object contains fields that are mapped to data returned from the social media sites, such as User ID, Title, Text, Link, Image URL, Latitude, Longitude and Place Name</w:t>
        </w:r>
      </w:ins>
      <w:ins w:id="675" w:author="Matt Silverman" w:date="2010-11-21T21:59:00Z">
        <w:r>
          <w:t xml:space="preserve">. There is also a field for Service Type. This field is implemented as an enum. When extending the application to use a new social media service, a new entry is added to the enum. </w:t>
        </w:r>
      </w:ins>
    </w:p>
    <w:p w14:paraId="3024A6F3" w14:textId="37957B11" w:rsidR="00FF2174" w:rsidDel="00FF2174" w:rsidRDefault="00FF2174" w:rsidP="004A4C16">
      <w:pPr>
        <w:rPr>
          <w:del w:id="676" w:author="Matt Silverman" w:date="2010-11-21T21:52:00Z"/>
        </w:rPr>
      </w:pPr>
    </w:p>
    <w:p w14:paraId="6862D56D" w14:textId="77777777" w:rsidR="004A4C16" w:rsidRDefault="004A4C16">
      <w:pPr>
        <w:pStyle w:val="Heading3"/>
        <w:pPrChange w:id="677" w:author="Matt Silverman" w:date="2010-11-21T22:00:00Z">
          <w:pPr>
            <w:pStyle w:val="Heading4"/>
          </w:pPr>
        </w:pPrChange>
      </w:pPr>
      <w:bookmarkStart w:id="678" w:name="_Toc151997541"/>
      <w:r>
        <w:t>Results View</w:t>
      </w:r>
      <w:bookmarkEnd w:id="678"/>
    </w:p>
    <w:p w14:paraId="32A2B082" w14:textId="66E0D1A8" w:rsidR="004A4C16" w:rsidRPr="00752C33" w:rsidRDefault="004A4C16" w:rsidP="004A4C16">
      <w:r>
        <w:t>The main component of the results view is the Google Map displaying the mapped location of search results. The Google Maps API is a JavaScript component.</w:t>
      </w:r>
      <w:r>
        <w:rPr>
          <w:rStyle w:val="FootnoteReference"/>
        </w:rPr>
        <w:footnoteReference w:id="4"/>
      </w:r>
      <w:r>
        <w:t xml:space="preserve"> The </w:t>
      </w:r>
      <w:del w:id="679" w:author="Matt Silverman" w:date="2010-11-21T22:00:00Z">
        <w:r w:rsidDel="0062378B">
          <w:delText xml:space="preserve">results </w:delText>
        </w:r>
      </w:del>
      <w:ins w:id="680" w:author="Matt Silverman" w:date="2010-11-21T22:00:00Z">
        <w:r w:rsidR="0062378B">
          <w:t>web</w:t>
        </w:r>
      </w:ins>
      <w:r>
        <w:t xml:space="preserve">page will </w:t>
      </w:r>
      <w:ins w:id="681" w:author="Matt Silverman" w:date="2010-11-21T22:01:00Z">
        <w:r w:rsidR="0062378B">
          <w:t xml:space="preserve">initially </w:t>
        </w:r>
      </w:ins>
      <w:r>
        <w:t xml:space="preserve">contain </w:t>
      </w:r>
      <w:del w:id="682" w:author="Matt Silverman" w:date="2010-11-21T22:01:00Z">
        <w:r w:rsidDel="0062378B">
          <w:delText>the</w:delText>
        </w:r>
      </w:del>
      <w:ins w:id="683" w:author="Matt Silverman" w:date="2010-11-21T22:01:00Z">
        <w:r w:rsidR="0062378B">
          <w:t>a blank</w:t>
        </w:r>
      </w:ins>
      <w:r>
        <w:t xml:space="preserve"> Google Map. </w:t>
      </w:r>
      <w:del w:id="684" w:author="Matt Silverman" w:date="2010-11-21T22:01:00Z">
        <w:r w:rsidDel="0062378B">
          <w:delText>The results page</w:delText>
        </w:r>
      </w:del>
      <w:ins w:id="685" w:author="Matt Silverman" w:date="2010-11-21T22:01:00Z">
        <w:r w:rsidR="0062378B">
          <w:t>Code</w:t>
        </w:r>
      </w:ins>
      <w:r>
        <w:t xml:space="preserve"> will be created by the query servlet in accordance with the Google Maps API</w:t>
      </w:r>
      <w:ins w:id="686" w:author="Matt Silverman" w:date="2010-11-21T22:01:00Z">
        <w:r w:rsidR="0062378B">
          <w:t xml:space="preserve"> and returned in the Ajax response</w:t>
        </w:r>
      </w:ins>
      <w:r>
        <w:t xml:space="preserve">. </w:t>
      </w:r>
      <w:del w:id="687" w:author="Matt Silverman" w:date="2010-11-21T22:02:00Z">
        <w:r w:rsidDel="00E43DA3">
          <w:delText>When the results</w:delText>
        </w:r>
      </w:del>
      <w:del w:id="688" w:author="Matt Silverman" w:date="2010-11-21T22:01:00Z">
        <w:r w:rsidDel="0062378B">
          <w:delText xml:space="preserve"> page </w:delText>
        </w:r>
      </w:del>
      <w:del w:id="689" w:author="Matt Silverman" w:date="2010-11-21T22:02:00Z">
        <w:r w:rsidDel="00E43DA3">
          <w:delText xml:space="preserve">is loaded in the user’s browser, </w:delText>
        </w:r>
      </w:del>
      <w:ins w:id="690" w:author="Matt Silverman" w:date="2010-11-21T22:02:00Z">
        <w:r w:rsidR="00E43DA3">
          <w:t>T</w:t>
        </w:r>
      </w:ins>
      <w:del w:id="691" w:author="Matt Silverman" w:date="2010-11-21T22:02:00Z">
        <w:r w:rsidDel="00E43DA3">
          <w:delText>t</w:delText>
        </w:r>
      </w:del>
      <w:r>
        <w:t>he browser will interpret the JavaScript</w:t>
      </w:r>
      <w:ins w:id="692" w:author="Matt Silverman" w:date="2010-11-21T22:02:00Z">
        <w:r w:rsidR="00E43DA3">
          <w:t xml:space="preserve"> results code loaded in the user’s </w:t>
        </w:r>
        <w:proofErr w:type="gramStart"/>
        <w:r w:rsidR="00E43DA3">
          <w:t xml:space="preserve">browser </w:t>
        </w:r>
      </w:ins>
      <w:r>
        <w:t xml:space="preserve"> and</w:t>
      </w:r>
      <w:proofErr w:type="gramEnd"/>
      <w:r>
        <w:t xml:space="preserve"> display the results map.</w:t>
      </w:r>
    </w:p>
    <w:p w14:paraId="265A3302" w14:textId="77777777" w:rsidR="004A4C16" w:rsidRDefault="004A4C16" w:rsidP="004A4C16">
      <w:pPr>
        <w:pStyle w:val="Heading3"/>
      </w:pPr>
      <w:bookmarkStart w:id="693" w:name="_Toc275714864"/>
      <w:bookmarkStart w:id="694" w:name="_Toc151997542"/>
      <w:r>
        <w:t>Interfaces</w:t>
      </w:r>
      <w:bookmarkEnd w:id="693"/>
      <w:bookmarkEnd w:id="694"/>
    </w:p>
    <w:p w14:paraId="6D63AE03" w14:textId="77777777" w:rsidR="004A4C16" w:rsidRPr="001557E4" w:rsidRDefault="004A4C16" w:rsidP="004A4C16">
      <w:r>
        <w:t xml:space="preserve">The Social Media Mapper interfaces with several components. The SMM will follow the API documentation for each of these </w:t>
      </w:r>
      <w:proofErr w:type="gramStart"/>
      <w:r>
        <w:t>components which</w:t>
      </w:r>
      <w:proofErr w:type="gramEnd"/>
      <w:r>
        <w:t xml:space="preserve"> describes the interface protocol.</w:t>
      </w:r>
    </w:p>
    <w:p w14:paraId="2417A493" w14:textId="77777777" w:rsidR="004A4C16" w:rsidRDefault="004A4C16" w:rsidP="004A4C16">
      <w:pPr>
        <w:pStyle w:val="Heading3"/>
      </w:pPr>
      <w:bookmarkStart w:id="695" w:name="_Toc97963671"/>
      <w:bookmarkStart w:id="696" w:name="_Toc97963906"/>
      <w:bookmarkStart w:id="697" w:name="_Toc275714868"/>
      <w:bookmarkStart w:id="698" w:name="_Toc151997543"/>
      <w:r w:rsidRPr="004A4C16">
        <w:t>Installation</w:t>
      </w:r>
      <w:bookmarkEnd w:id="695"/>
      <w:bookmarkEnd w:id="696"/>
      <w:bookmarkEnd w:id="697"/>
      <w:bookmarkEnd w:id="698"/>
    </w:p>
    <w:p w14:paraId="3A115C11" w14:textId="77993ECE" w:rsidR="004A4C16" w:rsidRPr="00135AAA" w:rsidRDefault="004A4C16" w:rsidP="004A4C16">
      <w:commentRangeStart w:id="699"/>
      <w:r>
        <w:t xml:space="preserve">The system administrators will </w:t>
      </w:r>
      <w:del w:id="700" w:author="Matt Silverman" w:date="2010-11-21T22:03:00Z">
        <w:r w:rsidDel="005B4D47">
          <w:delText>upload the application to the Google App Engine, using Google’s interface</w:delText>
        </w:r>
        <w:commentRangeEnd w:id="699"/>
        <w:r w:rsidDel="005B4D47">
          <w:rPr>
            <w:rStyle w:val="CommentReference"/>
          </w:rPr>
          <w:commentReference w:id="699"/>
        </w:r>
      </w:del>
      <w:ins w:id="701" w:author="Matt Silverman" w:date="2010-11-21T22:03:00Z">
        <w:r w:rsidR="005B4D47">
          <w:t>deploy a WAR file on the Apache Tomcat server</w:t>
        </w:r>
      </w:ins>
      <w:r>
        <w:t>.</w:t>
      </w:r>
    </w:p>
    <w:p w14:paraId="4705C8A6" w14:textId="77777777" w:rsidR="004A4C16" w:rsidRDefault="004A4C16" w:rsidP="004A4C16">
      <w:pPr>
        <w:pStyle w:val="Heading3"/>
      </w:pPr>
      <w:bookmarkStart w:id="702" w:name="_Toc97963673"/>
      <w:bookmarkStart w:id="703" w:name="_Toc97963908"/>
      <w:bookmarkStart w:id="704" w:name="_Toc275714870"/>
      <w:bookmarkStart w:id="705" w:name="_Toc151997544"/>
      <w:r w:rsidRPr="004A4C16">
        <w:t>Upgrades</w:t>
      </w:r>
      <w:bookmarkEnd w:id="702"/>
      <w:bookmarkEnd w:id="703"/>
      <w:bookmarkEnd w:id="704"/>
      <w:bookmarkEnd w:id="705"/>
    </w:p>
    <w:p w14:paraId="43EF654A" w14:textId="77777777" w:rsidR="004A4C16" w:rsidRPr="00A81871" w:rsidRDefault="004A4C16" w:rsidP="004A4C16">
      <w:r>
        <w:t>Upgrades will be distributed to the end users by updating the application on Google’s App Engine</w:t>
      </w:r>
      <w:ins w:id="706" w:author="becky" w:date="2010-11-16T11:06:00Z">
        <w:r w:rsidR="00EC6B7C">
          <w:t>, downloading the files from GAE,</w:t>
        </w:r>
      </w:ins>
      <w:ins w:id="707" w:author="becky" w:date="2010-11-16T11:05:00Z">
        <w:r w:rsidR="00EC6B7C">
          <w:t xml:space="preserve"> and redeploying to Apache Tomcat on Matt’s home computer</w:t>
        </w:r>
      </w:ins>
      <w:r>
        <w:t xml:space="preserve">.  Authentication and authorization </w:t>
      </w:r>
      <w:ins w:id="708" w:author="becky" w:date="2010-11-16T11:06:00Z">
        <w:r w:rsidR="00EC6B7C">
          <w:t xml:space="preserve">to the code repository </w:t>
        </w:r>
      </w:ins>
      <w:r>
        <w:t>will be managed by registering the project team members’ Google accounts with the project on Google’s App Engine.  The developers will make and maintain backups of previous versions in order to rollback if necessary.</w:t>
      </w:r>
    </w:p>
    <w:p w14:paraId="520DB1AE" w14:textId="77777777" w:rsidR="004A4C16" w:rsidRDefault="004A4C16" w:rsidP="004A4C16">
      <w:pPr>
        <w:pStyle w:val="Heading3"/>
      </w:pPr>
      <w:bookmarkStart w:id="709" w:name="_Toc97963674"/>
      <w:bookmarkStart w:id="710" w:name="_Toc97963909"/>
      <w:bookmarkStart w:id="711" w:name="_Toc275714871"/>
      <w:bookmarkStart w:id="712" w:name="_Toc151997545"/>
      <w:r w:rsidRPr="004A4C16">
        <w:t>Uninstall</w:t>
      </w:r>
      <w:bookmarkEnd w:id="709"/>
      <w:bookmarkEnd w:id="710"/>
      <w:bookmarkEnd w:id="711"/>
      <w:bookmarkEnd w:id="712"/>
    </w:p>
    <w:p w14:paraId="72664C54" w14:textId="35D52211" w:rsidR="004A4C16" w:rsidRPr="00A81871" w:rsidRDefault="004A4C16" w:rsidP="004A4C16">
      <w:r>
        <w:t xml:space="preserve">Since this application is web-based, end users will have no need to uninstall it.  When the semester has ended, the project team may decide to uninstall the application by </w:t>
      </w:r>
      <w:ins w:id="713" w:author="becky" w:date="2010-11-16T10:32:00Z">
        <w:r w:rsidR="00E90DE3">
          <w:t>removing it from the Apache Tomcat server, or disabling the Tomcat software on the hosting computer.</w:t>
        </w:r>
      </w:ins>
    </w:p>
    <w:p w14:paraId="598B36D6" w14:textId="77777777" w:rsidR="004A4C16" w:rsidRDefault="004A4C16" w:rsidP="004A4C16">
      <w:pPr>
        <w:pStyle w:val="Heading2"/>
      </w:pPr>
      <w:bookmarkStart w:id="714" w:name="_Toc275714872"/>
      <w:bookmarkStart w:id="715" w:name="_Toc151997546"/>
      <w:r>
        <w:lastRenderedPageBreak/>
        <w:t>Development</w:t>
      </w:r>
      <w:bookmarkEnd w:id="714"/>
      <w:bookmarkEnd w:id="715"/>
    </w:p>
    <w:p w14:paraId="4CC3A78D" w14:textId="77777777" w:rsidR="004A4C16" w:rsidRDefault="004A4C16" w:rsidP="004A4C16">
      <w:r>
        <w:t>Development will be performed using the Eclipse IDE</w:t>
      </w:r>
      <w:r>
        <w:rPr>
          <w:rStyle w:val="FootnoteReference"/>
        </w:rPr>
        <w:footnoteReference w:id="5"/>
      </w:r>
      <w:r>
        <w:t xml:space="preserve">. </w:t>
      </w:r>
    </w:p>
    <w:p w14:paraId="08FFB713" w14:textId="77777777" w:rsidR="004A4C16" w:rsidRDefault="004A4C16" w:rsidP="004A4C16">
      <w:r>
        <w:t>Required components for development include:</w:t>
      </w:r>
    </w:p>
    <w:p w14:paraId="551F0820" w14:textId="4C88AEA2" w:rsidR="004A4C16" w:rsidDel="00D76BD9" w:rsidRDefault="004A4C16">
      <w:pPr>
        <w:pStyle w:val="ListParagraph"/>
        <w:numPr>
          <w:ilvl w:val="0"/>
          <w:numId w:val="6"/>
        </w:numPr>
        <w:rPr>
          <w:del w:id="716" w:author="Matt Silverman" w:date="2010-11-21T22:04:00Z"/>
        </w:rPr>
      </w:pPr>
      <w:r>
        <w:t xml:space="preserve">Java JDK version 6 </w:t>
      </w:r>
      <w:r>
        <w:rPr>
          <w:rStyle w:val="FootnoteReference"/>
        </w:rPr>
        <w:footnoteReference w:id="6"/>
      </w:r>
    </w:p>
    <w:p w14:paraId="2287A49E" w14:textId="01F7805C" w:rsidR="004A4C16" w:rsidDel="00D76BD9" w:rsidRDefault="004A4C16">
      <w:pPr>
        <w:pStyle w:val="ListParagraph"/>
        <w:numPr>
          <w:ilvl w:val="0"/>
          <w:numId w:val="6"/>
        </w:numPr>
        <w:rPr>
          <w:del w:id="717" w:author="Matt Silverman" w:date="2010-11-21T22:04:00Z"/>
        </w:rPr>
      </w:pPr>
      <w:commentRangeStart w:id="718"/>
      <w:del w:id="719" w:author="Matt Silverman" w:date="2010-11-21T22:04:00Z">
        <w:r w:rsidDel="00D76BD9">
          <w:delText>Google App Engine Java SDK version 1.3.8</w:delText>
        </w:r>
        <w:r w:rsidDel="00D76BD9">
          <w:rPr>
            <w:rStyle w:val="FootnoteReference"/>
          </w:rPr>
          <w:footnoteReference w:id="7"/>
        </w:r>
        <w:commentRangeEnd w:id="718"/>
        <w:r w:rsidR="00231632" w:rsidDel="00D76BD9">
          <w:rPr>
            <w:rStyle w:val="CommentReference"/>
          </w:rPr>
          <w:commentReference w:id="718"/>
        </w:r>
      </w:del>
    </w:p>
    <w:p w14:paraId="48C317F1" w14:textId="2876E4CE" w:rsidR="004A4C16" w:rsidRDefault="004A4C16" w:rsidP="00D76BD9">
      <w:pPr>
        <w:pStyle w:val="ListParagraph"/>
        <w:numPr>
          <w:ilvl w:val="0"/>
          <w:numId w:val="6"/>
        </w:numPr>
      </w:pPr>
      <w:del w:id="722" w:author="Matt Silverman" w:date="2010-11-21T22:04:00Z">
        <w:r w:rsidDel="00D76BD9">
          <w:delText xml:space="preserve">Google Plugin for Eclipse </w:delText>
        </w:r>
        <w:r w:rsidDel="00D76BD9">
          <w:rPr>
            <w:rStyle w:val="FootnoteReference"/>
          </w:rPr>
          <w:footnoteReference w:id="8"/>
        </w:r>
      </w:del>
    </w:p>
    <w:p w14:paraId="7F7A4A85" w14:textId="77777777" w:rsidR="004A4C16" w:rsidRDefault="004A4C16" w:rsidP="004A4C16">
      <w:pPr>
        <w:pStyle w:val="ListParagraph"/>
        <w:numPr>
          <w:ilvl w:val="0"/>
          <w:numId w:val="6"/>
        </w:numPr>
      </w:pPr>
      <w:r>
        <w:t>Flickrj version 1.2</w:t>
      </w:r>
      <w:r>
        <w:rPr>
          <w:rStyle w:val="FootnoteReference"/>
        </w:rPr>
        <w:footnoteReference w:id="9"/>
      </w:r>
    </w:p>
    <w:p w14:paraId="1189C595" w14:textId="77777777" w:rsidR="004A4C16" w:rsidRDefault="004A4C16" w:rsidP="004A4C16">
      <w:pPr>
        <w:pStyle w:val="ListParagraph"/>
        <w:numPr>
          <w:ilvl w:val="0"/>
          <w:numId w:val="6"/>
        </w:numPr>
        <w:rPr>
          <w:ins w:id="725" w:author="Matt Silverman" w:date="2010-11-21T22:05:00Z"/>
        </w:rPr>
      </w:pPr>
      <w:r>
        <w:t>Twitter4j version 2.1.7</w:t>
      </w:r>
      <w:r>
        <w:rPr>
          <w:rStyle w:val="FootnoteReference"/>
        </w:rPr>
        <w:footnoteReference w:id="10"/>
      </w:r>
    </w:p>
    <w:p w14:paraId="291EB897" w14:textId="77010C28" w:rsidR="00D76BD9" w:rsidRDefault="00D76BD9" w:rsidP="004A4C16">
      <w:pPr>
        <w:pStyle w:val="ListParagraph"/>
        <w:numPr>
          <w:ilvl w:val="0"/>
          <w:numId w:val="6"/>
        </w:numPr>
        <w:rPr>
          <w:ins w:id="726" w:author="Matt Silverman" w:date="2010-11-21T22:05:00Z"/>
        </w:rPr>
      </w:pPr>
      <w:ins w:id="727" w:author="Matt Silverman" w:date="2010-11-21T22:05:00Z">
        <w:r>
          <w:t>JQuery Javascript library</w:t>
        </w:r>
      </w:ins>
    </w:p>
    <w:p w14:paraId="507FF326" w14:textId="579FD0EB" w:rsidR="00D76BD9" w:rsidRDefault="00D76BD9" w:rsidP="004A4C16">
      <w:pPr>
        <w:pStyle w:val="ListParagraph"/>
        <w:numPr>
          <w:ilvl w:val="0"/>
          <w:numId w:val="6"/>
        </w:numPr>
      </w:pPr>
      <w:ins w:id="728" w:author="Matt Silverman" w:date="2010-11-21T22:05:00Z">
        <w:r>
          <w:t>Apache Tomcat</w:t>
        </w:r>
      </w:ins>
    </w:p>
    <w:p w14:paraId="6D6DA2F1" w14:textId="77777777" w:rsidR="005B0780" w:rsidRDefault="005B0780">
      <w:pPr>
        <w:rPr>
          <w:rFonts w:asciiTheme="majorHAnsi" w:eastAsiaTheme="majorEastAsia" w:hAnsiTheme="majorHAnsi" w:cstheme="majorBidi"/>
          <w:b/>
          <w:bCs/>
          <w:sz w:val="28"/>
          <w:szCs w:val="28"/>
        </w:rPr>
      </w:pPr>
      <w:r>
        <w:br w:type="page"/>
      </w:r>
    </w:p>
    <w:p w14:paraId="2210F223" w14:textId="77777777" w:rsidR="004A4C16" w:rsidRDefault="005B0780" w:rsidP="005B0780">
      <w:pPr>
        <w:pStyle w:val="Heading1"/>
      </w:pPr>
      <w:bookmarkStart w:id="729" w:name="_Toc151997547"/>
      <w:r>
        <w:lastRenderedPageBreak/>
        <w:t>Implementation Details</w:t>
      </w:r>
      <w:bookmarkEnd w:id="729"/>
    </w:p>
    <w:p w14:paraId="7F25E27B" w14:textId="77777777" w:rsidR="005B0780" w:rsidRDefault="005B0780" w:rsidP="005B0780">
      <w:r>
        <w:t>As development and testing progressed, it was necessary to make a major deviation from the original planned implementation.  As outlined in the original requirements and software design documents, we intended to use Google’s App Engine to host our application.  During unit testing, we began running into errors when attempting to retrieve information from the social media sites</w:t>
      </w:r>
      <w:r w:rsidR="008C4382">
        <w:t>.  Further investigation uncovered that the social media sites limit the number of requests that can be made from a single IP address.  Our application usage did not approach this limit, but since Google shares a pool of IP addresses amongst the myriad of applications hosted, our requests combined with those of the other applications on the IP address exceeded the limits.</w:t>
      </w:r>
    </w:p>
    <w:p w14:paraId="6B6E8A9B" w14:textId="2B9B502E" w:rsidR="005E7B78" w:rsidRDefault="008C4382" w:rsidP="0035644C">
      <w:commentRangeStart w:id="730"/>
      <w:del w:id="731" w:author="Matt Silverman" w:date="2010-11-21T22:06:00Z">
        <w:r w:rsidDel="00965AE6">
          <w:delText>Need info on our alternative implementation</w:delText>
        </w:r>
        <w:commentRangeEnd w:id="730"/>
        <w:r w:rsidDel="00965AE6">
          <w:rPr>
            <w:rStyle w:val="CommentReference"/>
          </w:rPr>
          <w:commentReference w:id="730"/>
        </w:r>
      </w:del>
      <w:ins w:id="732" w:author="Matt Silverman" w:date="2010-11-21T22:06:00Z">
        <w:r w:rsidR="00965AE6">
          <w:t xml:space="preserve">The workaround to the </w:t>
        </w:r>
        <w:proofErr w:type="gramStart"/>
        <w:r w:rsidR="00965AE6">
          <w:t>rate limiting</w:t>
        </w:r>
        <w:proofErr w:type="gramEnd"/>
        <w:r w:rsidR="00965AE6">
          <w:t xml:space="preserve"> situation was to host the application on a private web server. The number of queries generated from the private web server should not cause rate limiting to occur.</w:t>
        </w:r>
      </w:ins>
    </w:p>
    <w:p w14:paraId="0AC85B51" w14:textId="77777777" w:rsidR="00EE3A8F" w:rsidRDefault="00EE3A8F" w:rsidP="00EE3A8F">
      <w:pPr>
        <w:pStyle w:val="Heading1"/>
      </w:pPr>
      <w:bookmarkStart w:id="733" w:name="_Toc151997548"/>
      <w:r>
        <w:t>Test Cases</w:t>
      </w:r>
      <w:bookmarkEnd w:id="733"/>
    </w:p>
    <w:p w14:paraId="4363E168" w14:textId="77777777" w:rsidR="004C1309" w:rsidRDefault="004C1309" w:rsidP="004C1309">
      <w:r>
        <w:t>Testing for the Social Media Mapper (SMM) will involve executing searches against Flickr, Twitter, and SMM and</w:t>
      </w:r>
      <w:r w:rsidR="000A4D32">
        <w:t xml:space="preserve"> then comparing the results.</w:t>
      </w:r>
    </w:p>
    <w:p w14:paraId="69CB2859" w14:textId="77777777" w:rsidR="00022436" w:rsidRDefault="00022436" w:rsidP="00FA1BD8">
      <w:pPr>
        <w:spacing w:after="0"/>
        <w:contextualSpacing/>
      </w:pPr>
      <w:r>
        <w:t>To begin, select a search term</w:t>
      </w:r>
      <w:r w:rsidR="000A4D32">
        <w:t xml:space="preserve"> </w:t>
      </w:r>
      <w:r w:rsidR="00FA1BD8">
        <w:t xml:space="preserve">(i.e. “Sears Tower” or “Washington Redskins”) </w:t>
      </w:r>
      <w:r w:rsidR="000A4D32">
        <w:t>to use as your search term for all of the test cases</w:t>
      </w:r>
      <w:r w:rsidR="00FA1BD8">
        <w:t>.</w:t>
      </w:r>
    </w:p>
    <w:p w14:paraId="31D7C8CE" w14:textId="77777777" w:rsidR="000A4D32" w:rsidRDefault="000A4D32" w:rsidP="000A4D32">
      <w:pPr>
        <w:pStyle w:val="Heading2"/>
      </w:pPr>
      <w:bookmarkStart w:id="734" w:name="_Toc151997549"/>
      <w:r>
        <w:t>Testing SMM Search for Flickr</w:t>
      </w:r>
      <w:bookmarkEnd w:id="734"/>
    </w:p>
    <w:p w14:paraId="3E3F64F2" w14:textId="77777777" w:rsidR="007F2C39" w:rsidRPr="007F2C39" w:rsidRDefault="007F2C39" w:rsidP="007F2C39">
      <w:r>
        <w:t xml:space="preserve">This test case proves that </w:t>
      </w:r>
      <w:r w:rsidR="00FA1BD8">
        <w:t xml:space="preserve">SMM can search for Flickr posts, and that SMM’s Google Map markers are the Flickr </w:t>
      </w:r>
      <w:proofErr w:type="gramStart"/>
      <w:r w:rsidR="00FA1BD8">
        <w:t>icon</w:t>
      </w:r>
      <w:proofErr w:type="gramEnd"/>
      <w:r w:rsidR="00FA1BD8">
        <w:t>.</w:t>
      </w:r>
    </w:p>
    <w:p w14:paraId="21107726" w14:textId="0F6C1F6F" w:rsidR="000A4D32" w:rsidRDefault="000A4D32" w:rsidP="000A4D32">
      <w:pPr>
        <w:pStyle w:val="ListParagraph"/>
        <w:numPr>
          <w:ilvl w:val="0"/>
          <w:numId w:val="10"/>
        </w:numPr>
      </w:pPr>
      <w:r>
        <w:t>Execute the search on SMM</w:t>
      </w:r>
      <w:r w:rsidR="003F765F">
        <w:t xml:space="preserve"> (</w:t>
      </w:r>
      <w:r w:rsidR="00FA3FE6">
        <w:fldChar w:fldCharType="begin"/>
      </w:r>
      <w:ins w:id="735" w:author="Matt Silverman" w:date="2010-11-21T22:15:00Z">
        <w:r w:rsidR="00607DAA">
          <w:instrText>HYPERLINK "http://cs210-smm.info/smm/"</w:instrText>
        </w:r>
      </w:ins>
      <w:r w:rsidR="00FA3FE6">
        <w:fldChar w:fldCharType="separate"/>
      </w:r>
      <w:r w:rsidR="00607DAA">
        <w:rPr>
          <w:rStyle w:val="Hyperlink"/>
        </w:rPr>
        <w:t>http://cs210-smm.info/smm/</w:t>
      </w:r>
      <w:r w:rsidR="00FA3FE6">
        <w:rPr>
          <w:rStyle w:val="Hyperlink"/>
        </w:rPr>
        <w:fldChar w:fldCharType="end"/>
      </w:r>
      <w:r w:rsidR="003F765F">
        <w:t xml:space="preserve">), </w:t>
      </w:r>
      <w:r>
        <w:t>using the option to search only Flickr</w:t>
      </w:r>
      <w:r w:rsidR="007F2C39">
        <w:t xml:space="preserve"> and t</w:t>
      </w:r>
      <w:r w:rsidR="00FA1BD8">
        <w:t>o display the search results in a list and on the map</w:t>
      </w:r>
      <w:r>
        <w:t>.</w:t>
      </w:r>
    </w:p>
    <w:p w14:paraId="0FB7C17A" w14:textId="77777777" w:rsidR="007F2C39" w:rsidRDefault="007F2C39" w:rsidP="000A4D32">
      <w:pPr>
        <w:pStyle w:val="ListParagraph"/>
        <w:numPr>
          <w:ilvl w:val="0"/>
          <w:numId w:val="10"/>
        </w:numPr>
      </w:pPr>
      <w:r>
        <w:t>The map markers should look like this:</w:t>
      </w:r>
      <w:r w:rsidR="00FA1BD8">
        <w:br/>
      </w:r>
      <w:r w:rsidR="00FA1BD8">
        <w:rPr>
          <w:noProof/>
          <w:lang w:bidi="ar-SA"/>
        </w:rPr>
        <w:drawing>
          <wp:inline distT="0" distB="0" distL="0" distR="0" wp14:anchorId="1C66431D" wp14:editId="1A29602B">
            <wp:extent cx="304800" cy="352425"/>
            <wp:effectExtent l="19050" t="0" r="0" b="0"/>
            <wp:docPr id="3" name="Picture 3" descr="C:\Users\Rebel\AppData\Local\Temp\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bel\AppData\Local\Temp\video.png"/>
                    <pic:cNvPicPr>
                      <a:picLocks noChangeAspect="1" noChangeArrowheads="1"/>
                    </pic:cNvPicPr>
                  </pic:nvPicPr>
                  <pic:blipFill>
                    <a:blip r:embed="rId17" cstate="print"/>
                    <a:srcRect/>
                    <a:stretch>
                      <a:fillRect/>
                    </a:stretch>
                  </pic:blipFill>
                  <pic:spPr bwMode="auto">
                    <a:xfrm>
                      <a:off x="0" y="0"/>
                      <a:ext cx="304800" cy="352425"/>
                    </a:xfrm>
                    <a:prstGeom prst="rect">
                      <a:avLst/>
                    </a:prstGeom>
                    <a:noFill/>
                    <a:ln w="9525">
                      <a:noFill/>
                      <a:miter lim="800000"/>
                      <a:headEnd/>
                      <a:tailEnd/>
                    </a:ln>
                  </pic:spPr>
                </pic:pic>
              </a:graphicData>
            </a:graphic>
          </wp:inline>
        </w:drawing>
      </w:r>
    </w:p>
    <w:p w14:paraId="1786228A" w14:textId="77777777" w:rsidR="000A4D32" w:rsidRDefault="000A4D32" w:rsidP="000A4D32">
      <w:pPr>
        <w:pStyle w:val="ListParagraph"/>
        <w:numPr>
          <w:ilvl w:val="0"/>
          <w:numId w:val="10"/>
        </w:numPr>
      </w:pPr>
      <w:r>
        <w:t>In a new tab or window, execute the same search on Flickr (</w:t>
      </w:r>
      <w:hyperlink r:id="rId18" w:history="1">
        <w:r w:rsidRPr="00D01436">
          <w:rPr>
            <w:rStyle w:val="Hyperlink"/>
          </w:rPr>
          <w:t>http://www.flickr.com/</w:t>
        </w:r>
      </w:hyperlink>
      <w:r>
        <w:t>).</w:t>
      </w:r>
    </w:p>
    <w:p w14:paraId="0FE7CAF9" w14:textId="77777777" w:rsidR="000A4D32" w:rsidRDefault="000A4D32" w:rsidP="000A4D32">
      <w:pPr>
        <w:pStyle w:val="ListParagraph"/>
        <w:numPr>
          <w:ilvl w:val="0"/>
          <w:numId w:val="10"/>
        </w:numPr>
      </w:pPr>
      <w:r>
        <w:t>Compare the search results.  They should be similar, but in most cases, they will not be identical.</w:t>
      </w:r>
    </w:p>
    <w:p w14:paraId="4A6266D5" w14:textId="77777777" w:rsidR="000A4D32" w:rsidRDefault="000A4D32" w:rsidP="000A4D32">
      <w:r>
        <w:t xml:space="preserve">NOTE: There will be differences, because not every Flickr user allows their location to be captured when they post.  </w:t>
      </w:r>
      <w:commentRangeStart w:id="736"/>
      <w:commentRangeStart w:id="737"/>
      <w:r>
        <w:t>The SMM only retrieves results with a geographic location.</w:t>
      </w:r>
      <w:commentRangeEnd w:id="736"/>
      <w:r>
        <w:rPr>
          <w:rStyle w:val="CommentReference"/>
        </w:rPr>
        <w:commentReference w:id="736"/>
      </w:r>
      <w:commentRangeEnd w:id="737"/>
      <w:r w:rsidR="006107E0">
        <w:rPr>
          <w:rStyle w:val="CommentReference"/>
        </w:rPr>
        <w:commentReference w:id="737"/>
      </w:r>
    </w:p>
    <w:p w14:paraId="3C0FD1F2" w14:textId="77777777" w:rsidR="000A4D32" w:rsidRDefault="000A4D32" w:rsidP="000A4D32">
      <w:pPr>
        <w:pStyle w:val="Heading2"/>
      </w:pPr>
      <w:bookmarkStart w:id="738" w:name="_Toc151997550"/>
      <w:r>
        <w:t>Testing SMM Search for Twitter</w:t>
      </w:r>
      <w:bookmarkEnd w:id="738"/>
    </w:p>
    <w:p w14:paraId="45F5FF37" w14:textId="77777777" w:rsidR="007F2C39" w:rsidRPr="007F2C39" w:rsidRDefault="007F2C39" w:rsidP="007F2C39">
      <w:r>
        <w:t>This test case proves that S</w:t>
      </w:r>
      <w:r w:rsidR="00FA1BD8">
        <w:t xml:space="preserve">MM can search for Twitter posts, and that the SMM’s Google Map markers are the Twitter </w:t>
      </w:r>
      <w:proofErr w:type="gramStart"/>
      <w:r w:rsidR="00FA1BD8">
        <w:t>icon</w:t>
      </w:r>
      <w:proofErr w:type="gramEnd"/>
      <w:r w:rsidR="00FA1BD8">
        <w:t>.</w:t>
      </w:r>
    </w:p>
    <w:p w14:paraId="094CB3B4" w14:textId="7D9A6FD2" w:rsidR="000A4D32" w:rsidRDefault="00022436" w:rsidP="000A4D32">
      <w:pPr>
        <w:pStyle w:val="ListParagraph"/>
        <w:numPr>
          <w:ilvl w:val="0"/>
          <w:numId w:val="11"/>
        </w:numPr>
      </w:pPr>
      <w:r>
        <w:t>Execute</w:t>
      </w:r>
      <w:r w:rsidR="000A4D32">
        <w:t xml:space="preserve"> the search on SMM</w:t>
      </w:r>
      <w:r w:rsidR="003F765F">
        <w:t xml:space="preserve"> (</w:t>
      </w:r>
      <w:r w:rsidR="00FA3FE6">
        <w:fldChar w:fldCharType="begin"/>
      </w:r>
      <w:ins w:id="739" w:author="Matt Silverman" w:date="2010-11-21T22:15:00Z">
        <w:r w:rsidR="00607DAA">
          <w:instrText>HYPERLINK "http://cs210-smm.info/smm/"</w:instrText>
        </w:r>
      </w:ins>
      <w:r w:rsidR="00FA3FE6">
        <w:fldChar w:fldCharType="separate"/>
      </w:r>
      <w:r w:rsidR="00607DAA">
        <w:rPr>
          <w:rStyle w:val="Hyperlink"/>
        </w:rPr>
        <w:t>http://cs210-smm.info/smm/</w:t>
      </w:r>
      <w:r w:rsidR="00FA3FE6">
        <w:rPr>
          <w:rStyle w:val="Hyperlink"/>
        </w:rPr>
        <w:fldChar w:fldCharType="end"/>
      </w:r>
      <w:r w:rsidR="003F765F">
        <w:t xml:space="preserve">), </w:t>
      </w:r>
      <w:r w:rsidR="000A4D32">
        <w:t xml:space="preserve">using the option to search </w:t>
      </w:r>
      <w:r w:rsidR="00FA1BD8">
        <w:t>only Twitter, and to display the search results in a list and on the map.</w:t>
      </w:r>
    </w:p>
    <w:p w14:paraId="5E96C83F" w14:textId="77777777" w:rsidR="007F2C39" w:rsidRDefault="007F2C39" w:rsidP="000A4D32">
      <w:pPr>
        <w:pStyle w:val="ListParagraph"/>
        <w:numPr>
          <w:ilvl w:val="0"/>
          <w:numId w:val="11"/>
        </w:numPr>
      </w:pPr>
      <w:r>
        <w:lastRenderedPageBreak/>
        <w:t>The map markers should look like this:</w:t>
      </w:r>
      <w:r>
        <w:br/>
      </w:r>
      <w:r>
        <w:rPr>
          <w:noProof/>
          <w:lang w:bidi="ar-SA"/>
        </w:rPr>
        <w:drawing>
          <wp:inline distT="0" distB="0" distL="0" distR="0" wp14:anchorId="405B00AD" wp14:editId="7E35C961">
            <wp:extent cx="304800" cy="352425"/>
            <wp:effectExtent l="19050" t="0" r="0" b="0"/>
            <wp:docPr id="1" name="Picture 2" descr="C:\Users\Rebel\AppData\Local\Temp\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bel\AppData\Local\Temp\text.png"/>
                    <pic:cNvPicPr>
                      <a:picLocks noChangeAspect="1" noChangeArrowheads="1"/>
                    </pic:cNvPicPr>
                  </pic:nvPicPr>
                  <pic:blipFill>
                    <a:blip r:embed="rId19" cstate="print"/>
                    <a:srcRect/>
                    <a:stretch>
                      <a:fillRect/>
                    </a:stretch>
                  </pic:blipFill>
                  <pic:spPr bwMode="auto">
                    <a:xfrm>
                      <a:off x="0" y="0"/>
                      <a:ext cx="304800" cy="352425"/>
                    </a:xfrm>
                    <a:prstGeom prst="rect">
                      <a:avLst/>
                    </a:prstGeom>
                    <a:noFill/>
                    <a:ln w="9525">
                      <a:noFill/>
                      <a:miter lim="800000"/>
                      <a:headEnd/>
                      <a:tailEnd/>
                    </a:ln>
                  </pic:spPr>
                </pic:pic>
              </a:graphicData>
            </a:graphic>
          </wp:inline>
        </w:drawing>
      </w:r>
    </w:p>
    <w:p w14:paraId="598CFA24" w14:textId="77777777" w:rsidR="000A4D32" w:rsidRDefault="000A4D32" w:rsidP="000A4D32">
      <w:pPr>
        <w:pStyle w:val="ListParagraph"/>
        <w:numPr>
          <w:ilvl w:val="0"/>
          <w:numId w:val="11"/>
        </w:numPr>
      </w:pPr>
      <w:r>
        <w:t>In a new tab or window, execute the same search on Twitter (</w:t>
      </w:r>
      <w:hyperlink r:id="rId20" w:history="1">
        <w:r w:rsidR="00664537" w:rsidRPr="00D01436">
          <w:rPr>
            <w:rStyle w:val="Hyperlink"/>
          </w:rPr>
          <w:t>http://twitter.com/</w:t>
        </w:r>
      </w:hyperlink>
      <w:r w:rsidR="00664537">
        <w:t>).</w:t>
      </w:r>
    </w:p>
    <w:p w14:paraId="10652E71" w14:textId="77777777" w:rsidR="003F765F" w:rsidRDefault="003F765F" w:rsidP="000A4D32">
      <w:pPr>
        <w:pStyle w:val="ListParagraph"/>
        <w:numPr>
          <w:ilvl w:val="0"/>
          <w:numId w:val="11"/>
        </w:numPr>
      </w:pPr>
      <w:r>
        <w:t>Compare the search results.  They should be similar, but in most cases, they will not be identical.</w:t>
      </w:r>
    </w:p>
    <w:p w14:paraId="14B36617" w14:textId="77777777" w:rsidR="003F765F" w:rsidRDefault="003F765F" w:rsidP="003F765F">
      <w:r>
        <w:t xml:space="preserve">NOTE: There will be differences in the search results, because not every Twitter user allows Twitter to capture their location when they post.  </w:t>
      </w:r>
      <w:commentRangeStart w:id="740"/>
      <w:r>
        <w:t>The SMM only retrieves results with a geographic location.</w:t>
      </w:r>
      <w:commentRangeEnd w:id="740"/>
      <w:r w:rsidR="0088282C">
        <w:rPr>
          <w:rStyle w:val="CommentReference"/>
        </w:rPr>
        <w:commentReference w:id="740"/>
      </w:r>
    </w:p>
    <w:p w14:paraId="41604D4F" w14:textId="77777777" w:rsidR="00022436" w:rsidRDefault="00022436" w:rsidP="00022436">
      <w:pPr>
        <w:pStyle w:val="Heading2"/>
      </w:pPr>
      <w:bookmarkStart w:id="741" w:name="_Toc151997551"/>
      <w:r>
        <w:t>Testing SMM Search for Twitter and Flickr</w:t>
      </w:r>
      <w:bookmarkEnd w:id="741"/>
    </w:p>
    <w:p w14:paraId="26829815" w14:textId="77777777" w:rsidR="007F2C39" w:rsidRPr="007F2C39" w:rsidRDefault="007F2C39" w:rsidP="007F2C39">
      <w:r>
        <w:t>This test case proves that SMM can search for both Twitter and Flickr posts at the same time.</w:t>
      </w:r>
    </w:p>
    <w:p w14:paraId="7B1122EF" w14:textId="77777777" w:rsidR="00022436" w:rsidRDefault="00022436" w:rsidP="00022436">
      <w:pPr>
        <w:pStyle w:val="ListParagraph"/>
        <w:numPr>
          <w:ilvl w:val="0"/>
          <w:numId w:val="13"/>
        </w:numPr>
      </w:pPr>
      <w:r>
        <w:t>Open a new tab or window and execute the search on SMM, using the option to search both Twitter and Flickr.</w:t>
      </w:r>
    </w:p>
    <w:p w14:paraId="5B762BB3" w14:textId="77777777" w:rsidR="00022436" w:rsidRPr="00022436" w:rsidRDefault="00022436" w:rsidP="00022436">
      <w:pPr>
        <w:pStyle w:val="ListParagraph"/>
        <w:numPr>
          <w:ilvl w:val="0"/>
          <w:numId w:val="13"/>
        </w:numPr>
      </w:pPr>
      <w:r>
        <w:t>Compare the search results to the previous SMM searches.  The results should be similar, but may not contain all of the results from both searches, depending upon the number of results retrieved by each search.</w:t>
      </w:r>
    </w:p>
    <w:p w14:paraId="5F775C0D" w14:textId="77777777" w:rsidR="00022436" w:rsidRDefault="00022436" w:rsidP="00022436">
      <w:pPr>
        <w:pStyle w:val="Heading2"/>
      </w:pPr>
      <w:bookmarkStart w:id="742" w:name="_Toc151997552"/>
      <w:r>
        <w:t>Testing SMM Google Map</w:t>
      </w:r>
      <w:bookmarkEnd w:id="742"/>
    </w:p>
    <w:p w14:paraId="01133964" w14:textId="77777777" w:rsidR="007F2C39" w:rsidRPr="007F2C39" w:rsidRDefault="007F2C39" w:rsidP="007F2C39">
      <w:r>
        <w:t>This test case proves that the markers are placed correctly on SMM’s Google Map.</w:t>
      </w:r>
    </w:p>
    <w:p w14:paraId="598D5C8F" w14:textId="2C2E1095" w:rsidR="00022436" w:rsidRDefault="00022436" w:rsidP="00022436">
      <w:pPr>
        <w:pStyle w:val="ListParagraph"/>
        <w:numPr>
          <w:ilvl w:val="0"/>
          <w:numId w:val="12"/>
        </w:numPr>
      </w:pPr>
      <w:r>
        <w:t>Execute the search on SMM (</w:t>
      </w:r>
      <w:r w:rsidR="00FA3FE6">
        <w:fldChar w:fldCharType="begin"/>
      </w:r>
      <w:ins w:id="743" w:author="Matt Silverman" w:date="2010-11-21T22:15:00Z">
        <w:r w:rsidR="00607DAA">
          <w:instrText>HYPERLINK "http://cs210-smm.info/smm/"</w:instrText>
        </w:r>
      </w:ins>
      <w:r w:rsidR="00FA3FE6">
        <w:fldChar w:fldCharType="separate"/>
      </w:r>
      <w:r w:rsidR="00607DAA">
        <w:rPr>
          <w:rStyle w:val="Hyperlink"/>
        </w:rPr>
        <w:t>http://cs210-smm.info/smm/</w:t>
      </w:r>
      <w:r w:rsidR="00FA3FE6">
        <w:rPr>
          <w:rStyle w:val="Hyperlink"/>
        </w:rPr>
        <w:fldChar w:fldCharType="end"/>
      </w:r>
      <w:r>
        <w:t>), using the option to search both Twitter and Flickr, and to display the results on the map as well as in the list.</w:t>
      </w:r>
    </w:p>
    <w:p w14:paraId="1F24D2BD" w14:textId="77777777" w:rsidR="00022436" w:rsidRDefault="00022436" w:rsidP="00022436">
      <w:pPr>
        <w:pStyle w:val="ListParagraph"/>
        <w:numPr>
          <w:ilvl w:val="0"/>
          <w:numId w:val="12"/>
        </w:numPr>
      </w:pPr>
      <w:r>
        <w:t>Copy and paste some of the latitudes and longitudes from the search results list.</w:t>
      </w:r>
    </w:p>
    <w:p w14:paraId="62B5541B" w14:textId="77777777" w:rsidR="00022436" w:rsidRDefault="00022436" w:rsidP="00022436">
      <w:pPr>
        <w:pStyle w:val="ListParagraph"/>
        <w:numPr>
          <w:ilvl w:val="0"/>
          <w:numId w:val="12"/>
        </w:numPr>
      </w:pPr>
      <w:r>
        <w:t>In a new tab or window, search for the coordinates on Google Maps (</w:t>
      </w:r>
      <w:hyperlink r:id="rId21" w:history="1">
        <w:r w:rsidRPr="00D01436">
          <w:rPr>
            <w:rStyle w:val="Hyperlink"/>
          </w:rPr>
          <w:t>http://maps.google.com/maps?hl=en&amp;tab=wl</w:t>
        </w:r>
      </w:hyperlink>
      <w:r>
        <w:t xml:space="preserve">). </w:t>
      </w:r>
    </w:p>
    <w:p w14:paraId="61687988" w14:textId="77777777" w:rsidR="00022436" w:rsidRDefault="00022436" w:rsidP="00022436">
      <w:pPr>
        <w:pStyle w:val="ListParagraph"/>
        <w:numPr>
          <w:ilvl w:val="0"/>
          <w:numId w:val="12"/>
        </w:numPr>
      </w:pPr>
      <w:r>
        <w:t>Compare the mapped locations on Google against the map displayed by SMM.</w:t>
      </w:r>
    </w:p>
    <w:p w14:paraId="000B3B90" w14:textId="77777777" w:rsidR="007F2C39" w:rsidRDefault="007F2C39" w:rsidP="007F2C39">
      <w:pPr>
        <w:pStyle w:val="Heading2"/>
      </w:pPr>
      <w:bookmarkStart w:id="744" w:name="_Toc151997553"/>
      <w:r>
        <w:t>Testing SMM Search Validation</w:t>
      </w:r>
      <w:bookmarkEnd w:id="744"/>
    </w:p>
    <w:p w14:paraId="49F8BF08" w14:textId="77777777" w:rsidR="007F2C39" w:rsidRDefault="007F2C39" w:rsidP="007F2C39">
      <w:r>
        <w:t>In order for SMM to submit a search to the social media sites, the user must enter a search term, and must select at least one social media site to search.</w:t>
      </w:r>
    </w:p>
    <w:p w14:paraId="66C566D4" w14:textId="77777777" w:rsidR="007F2C39" w:rsidRDefault="007F2C39" w:rsidP="007F2C39">
      <w:pPr>
        <w:pStyle w:val="ListParagraph"/>
        <w:numPr>
          <w:ilvl w:val="0"/>
          <w:numId w:val="15"/>
        </w:numPr>
      </w:pPr>
      <w:r>
        <w:t xml:space="preserve">Click the “Search” button on SMM without entering any search terms.  </w:t>
      </w:r>
      <w:r>
        <w:br/>
        <w:t>An error should be displayed reminding you to enter a search term.</w:t>
      </w:r>
    </w:p>
    <w:p w14:paraId="3E06C116" w14:textId="77777777" w:rsidR="007F2C39" w:rsidRPr="007F2C39" w:rsidRDefault="007F2C39" w:rsidP="007F2C39">
      <w:pPr>
        <w:pStyle w:val="ListParagraph"/>
        <w:numPr>
          <w:ilvl w:val="0"/>
          <w:numId w:val="15"/>
        </w:numPr>
      </w:pPr>
      <w:r>
        <w:t xml:space="preserve">Enter a search term and deselect all social media sites.  </w:t>
      </w:r>
      <w:r>
        <w:br/>
        <w:t>An error should be displayed reminding you to select at least one social media site to search.</w:t>
      </w:r>
    </w:p>
    <w:p w14:paraId="242A3C51" w14:textId="77777777" w:rsidR="00FA1BD8" w:rsidRDefault="00EE3A8F" w:rsidP="00FA1BD8">
      <w:pPr>
        <w:pStyle w:val="Heading1"/>
      </w:pPr>
      <w:bookmarkStart w:id="745" w:name="_Toc151997554"/>
      <w:r>
        <w:t>Project Plan</w:t>
      </w:r>
      <w:bookmarkEnd w:id="745"/>
    </w:p>
    <w:p w14:paraId="0358A24E" w14:textId="5810EB14" w:rsidR="00FA1BD8" w:rsidRDefault="00FA1BD8" w:rsidP="00FA1BD8">
      <w:pPr>
        <w:rPr>
          <w:ins w:id="746" w:author="Matt Silverman" w:date="2010-11-21T22:10:00Z"/>
        </w:rPr>
      </w:pPr>
      <w:r>
        <w:t xml:space="preserve">The following table outlines the milestones for the project, timelines for meeting these milestones, and identifies a lead for the milestones.  In some cases, </w:t>
      </w:r>
      <w:del w:id="747" w:author="Matt Silverman" w:date="2010-11-21T22:10:00Z">
        <w:r w:rsidDel="006107E0">
          <w:delText xml:space="preserve">the </w:delText>
        </w:r>
      </w:del>
      <w:r>
        <w:t xml:space="preserve">it does not make sense to </w:t>
      </w:r>
      <w:r w:rsidR="00C858F2">
        <w:t>assign only one lead.  These milestones are assigned to “All”.</w:t>
      </w:r>
    </w:p>
    <w:p w14:paraId="1C173988" w14:textId="77777777" w:rsidR="006107E0" w:rsidRPr="00FA1BD8" w:rsidRDefault="006107E0" w:rsidP="00FA1BD8"/>
    <w:tbl>
      <w:tblPr>
        <w:tblStyle w:val="TableGrid"/>
        <w:tblW w:w="0" w:type="auto"/>
        <w:tblLook w:val="04A0" w:firstRow="1" w:lastRow="0" w:firstColumn="1" w:lastColumn="0" w:noHBand="0" w:noVBand="1"/>
      </w:tblPr>
      <w:tblGrid>
        <w:gridCol w:w="2136"/>
        <w:gridCol w:w="5352"/>
        <w:gridCol w:w="2070"/>
      </w:tblGrid>
      <w:tr w:rsidR="00FA1BD8" w:rsidRPr="00FA1BD8" w14:paraId="48986335" w14:textId="77777777" w:rsidTr="00FA1BD8">
        <w:trPr>
          <w:cantSplit/>
          <w:tblHeader/>
        </w:trPr>
        <w:tc>
          <w:tcPr>
            <w:tcW w:w="2136" w:type="dxa"/>
            <w:shd w:val="clear" w:color="auto" w:fill="99CCFF"/>
          </w:tcPr>
          <w:p w14:paraId="7A574A9F" w14:textId="77777777" w:rsidR="00FA1BD8" w:rsidRPr="00FA1BD8" w:rsidRDefault="00FA1BD8" w:rsidP="00FA1BD8">
            <w:pPr>
              <w:jc w:val="center"/>
              <w:rPr>
                <w:b/>
              </w:rPr>
            </w:pPr>
            <w:r w:rsidRPr="00FA1BD8">
              <w:rPr>
                <w:b/>
              </w:rPr>
              <w:lastRenderedPageBreak/>
              <w:t>Date</w:t>
            </w:r>
          </w:p>
        </w:tc>
        <w:tc>
          <w:tcPr>
            <w:tcW w:w="5352" w:type="dxa"/>
            <w:shd w:val="clear" w:color="auto" w:fill="99CCFF"/>
          </w:tcPr>
          <w:p w14:paraId="01D6B020" w14:textId="77777777" w:rsidR="00FA1BD8" w:rsidRPr="00FA1BD8" w:rsidRDefault="00FA1BD8" w:rsidP="00FA1BD8">
            <w:pPr>
              <w:jc w:val="center"/>
              <w:rPr>
                <w:b/>
              </w:rPr>
            </w:pPr>
            <w:r w:rsidRPr="00FA1BD8">
              <w:rPr>
                <w:b/>
              </w:rPr>
              <w:t>Milestone</w:t>
            </w:r>
          </w:p>
        </w:tc>
        <w:tc>
          <w:tcPr>
            <w:tcW w:w="2070" w:type="dxa"/>
            <w:shd w:val="clear" w:color="auto" w:fill="99CCFF"/>
          </w:tcPr>
          <w:p w14:paraId="242F6091" w14:textId="77777777" w:rsidR="00FA1BD8" w:rsidRPr="00FA1BD8" w:rsidRDefault="00FA1BD8" w:rsidP="00FA1BD8">
            <w:pPr>
              <w:jc w:val="center"/>
              <w:rPr>
                <w:b/>
              </w:rPr>
            </w:pPr>
            <w:r w:rsidRPr="00FA1BD8">
              <w:rPr>
                <w:b/>
              </w:rPr>
              <w:t>Lead</w:t>
            </w:r>
          </w:p>
        </w:tc>
      </w:tr>
      <w:tr w:rsidR="00FA1BD8" w14:paraId="678E6279" w14:textId="77777777" w:rsidTr="00FA1BD8">
        <w:trPr>
          <w:cantSplit/>
        </w:trPr>
        <w:tc>
          <w:tcPr>
            <w:tcW w:w="2136" w:type="dxa"/>
          </w:tcPr>
          <w:p w14:paraId="1922D281" w14:textId="77777777" w:rsidR="00FA1BD8" w:rsidRDefault="00FA1BD8" w:rsidP="00FA1BD8">
            <w:r>
              <w:t>September 27, 2010</w:t>
            </w:r>
          </w:p>
        </w:tc>
        <w:tc>
          <w:tcPr>
            <w:tcW w:w="5352" w:type="dxa"/>
          </w:tcPr>
          <w:p w14:paraId="67F26811" w14:textId="77777777" w:rsidR="00FA1BD8" w:rsidRDefault="00FA1BD8" w:rsidP="00FA1BD8">
            <w:r>
              <w:t>Submit one page abstract</w:t>
            </w:r>
          </w:p>
        </w:tc>
        <w:tc>
          <w:tcPr>
            <w:tcW w:w="2070" w:type="dxa"/>
          </w:tcPr>
          <w:p w14:paraId="598F3FC6" w14:textId="77777777" w:rsidR="00FA1BD8" w:rsidRDefault="00FA1BD8" w:rsidP="00FA1BD8">
            <w:r>
              <w:t>Silverman</w:t>
            </w:r>
          </w:p>
        </w:tc>
      </w:tr>
      <w:tr w:rsidR="00FA1BD8" w14:paraId="3E186F89" w14:textId="77777777" w:rsidTr="00FA1BD8">
        <w:trPr>
          <w:cantSplit/>
        </w:trPr>
        <w:tc>
          <w:tcPr>
            <w:tcW w:w="2136" w:type="dxa"/>
          </w:tcPr>
          <w:p w14:paraId="5C64AA1A" w14:textId="77777777" w:rsidR="00FA1BD8" w:rsidRDefault="00FA1BD8" w:rsidP="00FA1BD8">
            <w:r>
              <w:t>October 11, 2010</w:t>
            </w:r>
          </w:p>
        </w:tc>
        <w:tc>
          <w:tcPr>
            <w:tcW w:w="5352" w:type="dxa"/>
          </w:tcPr>
          <w:p w14:paraId="1CDE81BD" w14:textId="77777777" w:rsidR="00FA1BD8" w:rsidRDefault="00FA1BD8" w:rsidP="00FA1BD8">
            <w:r>
              <w:t>Submit requirements document</w:t>
            </w:r>
          </w:p>
        </w:tc>
        <w:tc>
          <w:tcPr>
            <w:tcW w:w="2070" w:type="dxa"/>
          </w:tcPr>
          <w:p w14:paraId="1F23DE6B" w14:textId="77777777" w:rsidR="00FA1BD8" w:rsidRDefault="00FA1BD8" w:rsidP="00FA1BD8">
            <w:r>
              <w:t>Kasinger-Landstreet</w:t>
            </w:r>
          </w:p>
        </w:tc>
      </w:tr>
      <w:tr w:rsidR="00FA1BD8" w14:paraId="0002794E" w14:textId="77777777" w:rsidTr="00FA1BD8">
        <w:trPr>
          <w:cantSplit/>
        </w:trPr>
        <w:tc>
          <w:tcPr>
            <w:tcW w:w="2136" w:type="dxa"/>
            <w:vMerge w:val="restart"/>
          </w:tcPr>
          <w:p w14:paraId="4A7BAB3E" w14:textId="77777777" w:rsidR="00FA1BD8" w:rsidRDefault="00FA1BD8" w:rsidP="00FA1BD8">
            <w:r>
              <w:t>October 25, 2010</w:t>
            </w:r>
          </w:p>
        </w:tc>
        <w:tc>
          <w:tcPr>
            <w:tcW w:w="5352" w:type="dxa"/>
          </w:tcPr>
          <w:p w14:paraId="05654683" w14:textId="77777777" w:rsidR="00FA1BD8" w:rsidRDefault="00FA1BD8" w:rsidP="00FA1BD8">
            <w:r>
              <w:t>Submit design document, timeline, and tasks distribution</w:t>
            </w:r>
          </w:p>
        </w:tc>
        <w:tc>
          <w:tcPr>
            <w:tcW w:w="2070" w:type="dxa"/>
          </w:tcPr>
          <w:p w14:paraId="194ED307" w14:textId="77777777" w:rsidR="00FA1BD8" w:rsidRDefault="00FA1BD8" w:rsidP="00FA1BD8">
            <w:r>
              <w:t>Silverman</w:t>
            </w:r>
          </w:p>
        </w:tc>
      </w:tr>
      <w:tr w:rsidR="00FA1BD8" w14:paraId="483E7AE4" w14:textId="77777777" w:rsidTr="00FA1BD8">
        <w:trPr>
          <w:cantSplit/>
        </w:trPr>
        <w:tc>
          <w:tcPr>
            <w:tcW w:w="2136" w:type="dxa"/>
            <w:vMerge/>
          </w:tcPr>
          <w:p w14:paraId="79F45CEE" w14:textId="77777777" w:rsidR="00FA1BD8" w:rsidRDefault="00FA1BD8" w:rsidP="00FA1BD8"/>
        </w:tc>
        <w:tc>
          <w:tcPr>
            <w:tcW w:w="5352" w:type="dxa"/>
          </w:tcPr>
          <w:p w14:paraId="2E9E0E20" w14:textId="77777777" w:rsidR="00FA1BD8" w:rsidRDefault="00FA1BD8" w:rsidP="00FA1BD8">
            <w:r>
              <w:t>Begin development of initial prototype (interface with social media sites)</w:t>
            </w:r>
          </w:p>
        </w:tc>
        <w:tc>
          <w:tcPr>
            <w:tcW w:w="2070" w:type="dxa"/>
          </w:tcPr>
          <w:p w14:paraId="0090A60A" w14:textId="77777777" w:rsidR="00FA1BD8" w:rsidRDefault="00FA1BD8" w:rsidP="00FA1BD8">
            <w:r>
              <w:t>Silverman</w:t>
            </w:r>
          </w:p>
        </w:tc>
      </w:tr>
      <w:tr w:rsidR="00FA1BD8" w14:paraId="54BD7033" w14:textId="77777777" w:rsidTr="00FA1BD8">
        <w:trPr>
          <w:cantSplit/>
        </w:trPr>
        <w:tc>
          <w:tcPr>
            <w:tcW w:w="2136" w:type="dxa"/>
            <w:vMerge/>
          </w:tcPr>
          <w:p w14:paraId="1FFD4B95" w14:textId="77777777" w:rsidR="00FA1BD8" w:rsidRDefault="00FA1BD8" w:rsidP="00FA1BD8"/>
        </w:tc>
        <w:tc>
          <w:tcPr>
            <w:tcW w:w="5352" w:type="dxa"/>
          </w:tcPr>
          <w:p w14:paraId="53494E65" w14:textId="77777777" w:rsidR="00FA1BD8" w:rsidRDefault="00FA1BD8" w:rsidP="00FA1BD8">
            <w:r>
              <w:t>Begin development of initial prototype (interface to Google Maps)</w:t>
            </w:r>
          </w:p>
        </w:tc>
        <w:tc>
          <w:tcPr>
            <w:tcW w:w="2070" w:type="dxa"/>
          </w:tcPr>
          <w:p w14:paraId="3E516C88" w14:textId="77777777" w:rsidR="00FA1BD8" w:rsidRDefault="00FA1BD8" w:rsidP="00FA1BD8">
            <w:r>
              <w:t>Kasinger-Landstreet</w:t>
            </w:r>
          </w:p>
        </w:tc>
      </w:tr>
      <w:tr w:rsidR="00FA1BD8" w14:paraId="0A4E0487" w14:textId="77777777" w:rsidTr="00FA1BD8">
        <w:trPr>
          <w:cantSplit/>
        </w:trPr>
        <w:tc>
          <w:tcPr>
            <w:tcW w:w="2136" w:type="dxa"/>
            <w:vMerge w:val="restart"/>
          </w:tcPr>
          <w:p w14:paraId="028649B8" w14:textId="77777777" w:rsidR="00FA1BD8" w:rsidRDefault="00FA1BD8" w:rsidP="00FA1BD8">
            <w:r>
              <w:t>November 8, 2010</w:t>
            </w:r>
          </w:p>
        </w:tc>
        <w:tc>
          <w:tcPr>
            <w:tcW w:w="5352" w:type="dxa"/>
          </w:tcPr>
          <w:p w14:paraId="74C6CE9D" w14:textId="77777777" w:rsidR="00FA1BD8" w:rsidRDefault="00FA1BD8" w:rsidP="00FA1BD8">
            <w:r>
              <w:t>Deploy initial prototypes</w:t>
            </w:r>
          </w:p>
        </w:tc>
        <w:tc>
          <w:tcPr>
            <w:tcW w:w="2070" w:type="dxa"/>
          </w:tcPr>
          <w:p w14:paraId="09F154C7" w14:textId="77777777" w:rsidR="00FA1BD8" w:rsidRDefault="00FA1BD8" w:rsidP="00FA1BD8">
            <w:r>
              <w:t>Silverman</w:t>
            </w:r>
          </w:p>
        </w:tc>
      </w:tr>
      <w:tr w:rsidR="00FA1BD8" w14:paraId="33208792" w14:textId="77777777" w:rsidTr="00FA1BD8">
        <w:trPr>
          <w:cantSplit/>
        </w:trPr>
        <w:tc>
          <w:tcPr>
            <w:tcW w:w="2136" w:type="dxa"/>
            <w:vMerge/>
          </w:tcPr>
          <w:p w14:paraId="6E10654A" w14:textId="77777777" w:rsidR="00FA1BD8" w:rsidRDefault="00FA1BD8" w:rsidP="00FA1BD8"/>
        </w:tc>
        <w:tc>
          <w:tcPr>
            <w:tcW w:w="5352" w:type="dxa"/>
          </w:tcPr>
          <w:p w14:paraId="060AB535" w14:textId="77777777" w:rsidR="00FA1BD8" w:rsidRDefault="00FA1BD8" w:rsidP="00FA1BD8">
            <w:r>
              <w:t>Continue development</w:t>
            </w:r>
          </w:p>
        </w:tc>
        <w:tc>
          <w:tcPr>
            <w:tcW w:w="2070" w:type="dxa"/>
          </w:tcPr>
          <w:p w14:paraId="63D66654" w14:textId="77777777" w:rsidR="00FA1BD8" w:rsidRDefault="00FA1BD8" w:rsidP="00FA1BD8">
            <w:r>
              <w:t>All</w:t>
            </w:r>
          </w:p>
        </w:tc>
      </w:tr>
      <w:tr w:rsidR="00FA1BD8" w14:paraId="20D9A560" w14:textId="77777777" w:rsidTr="00FA1BD8">
        <w:trPr>
          <w:cantSplit/>
        </w:trPr>
        <w:tc>
          <w:tcPr>
            <w:tcW w:w="2136" w:type="dxa"/>
            <w:vMerge/>
          </w:tcPr>
          <w:p w14:paraId="01FDCAD4" w14:textId="77777777" w:rsidR="00FA1BD8" w:rsidRDefault="00FA1BD8" w:rsidP="00FA1BD8"/>
        </w:tc>
        <w:tc>
          <w:tcPr>
            <w:tcW w:w="5352" w:type="dxa"/>
          </w:tcPr>
          <w:p w14:paraId="005AD1E1" w14:textId="77777777" w:rsidR="00FA1BD8" w:rsidRDefault="00FA1BD8" w:rsidP="00FA1BD8">
            <w:r>
              <w:t>Begin development of test plan</w:t>
            </w:r>
          </w:p>
        </w:tc>
        <w:tc>
          <w:tcPr>
            <w:tcW w:w="2070" w:type="dxa"/>
          </w:tcPr>
          <w:p w14:paraId="37325452" w14:textId="77777777" w:rsidR="00FA1BD8" w:rsidRDefault="00FA1BD8" w:rsidP="00FA1BD8">
            <w:r>
              <w:t>Kasinger-Landstreet</w:t>
            </w:r>
          </w:p>
        </w:tc>
      </w:tr>
      <w:tr w:rsidR="00FA1BD8" w14:paraId="35EE4F41" w14:textId="77777777" w:rsidTr="00FA1BD8">
        <w:trPr>
          <w:cantSplit/>
        </w:trPr>
        <w:tc>
          <w:tcPr>
            <w:tcW w:w="2136" w:type="dxa"/>
            <w:vMerge w:val="restart"/>
          </w:tcPr>
          <w:p w14:paraId="58AA2A6A" w14:textId="77777777" w:rsidR="00FA1BD8" w:rsidRDefault="00FA1BD8" w:rsidP="00FA1BD8">
            <w:r>
              <w:t>November 20, 2010</w:t>
            </w:r>
          </w:p>
        </w:tc>
        <w:tc>
          <w:tcPr>
            <w:tcW w:w="5352" w:type="dxa"/>
          </w:tcPr>
          <w:p w14:paraId="132A1CD9" w14:textId="77777777" w:rsidR="00FA1BD8" w:rsidRDefault="00FA1BD8" w:rsidP="00FA1BD8">
            <w:r>
              <w:t>Code freeze and testing</w:t>
            </w:r>
          </w:p>
        </w:tc>
        <w:tc>
          <w:tcPr>
            <w:tcW w:w="2070" w:type="dxa"/>
          </w:tcPr>
          <w:p w14:paraId="51A1595E" w14:textId="77777777" w:rsidR="00FA1BD8" w:rsidRDefault="00FA1BD8" w:rsidP="00FA1BD8">
            <w:r>
              <w:t>All</w:t>
            </w:r>
          </w:p>
        </w:tc>
      </w:tr>
      <w:tr w:rsidR="00FA1BD8" w14:paraId="67CFADCD" w14:textId="77777777" w:rsidTr="00FA1BD8">
        <w:trPr>
          <w:cantSplit/>
        </w:trPr>
        <w:tc>
          <w:tcPr>
            <w:tcW w:w="2136" w:type="dxa"/>
            <w:vMerge/>
          </w:tcPr>
          <w:p w14:paraId="12633DDE" w14:textId="77777777" w:rsidR="00FA1BD8" w:rsidRDefault="00FA1BD8" w:rsidP="00FA1BD8"/>
        </w:tc>
        <w:tc>
          <w:tcPr>
            <w:tcW w:w="5352" w:type="dxa"/>
          </w:tcPr>
          <w:p w14:paraId="04492B8B" w14:textId="77777777" w:rsidR="00FA1BD8" w:rsidRDefault="00FA1BD8" w:rsidP="00FA1BD8">
            <w:r>
              <w:t>Bug fixing and regression testing</w:t>
            </w:r>
          </w:p>
        </w:tc>
        <w:tc>
          <w:tcPr>
            <w:tcW w:w="2070" w:type="dxa"/>
          </w:tcPr>
          <w:p w14:paraId="06182853" w14:textId="77777777" w:rsidR="00FA1BD8" w:rsidRDefault="00FA1BD8" w:rsidP="00FA1BD8">
            <w:r>
              <w:t>Silverman</w:t>
            </w:r>
          </w:p>
        </w:tc>
      </w:tr>
      <w:tr w:rsidR="00FA1BD8" w14:paraId="0BC599D8" w14:textId="77777777" w:rsidTr="00FA1BD8">
        <w:trPr>
          <w:cantSplit/>
        </w:trPr>
        <w:tc>
          <w:tcPr>
            <w:tcW w:w="2136" w:type="dxa"/>
          </w:tcPr>
          <w:p w14:paraId="254B6D69" w14:textId="77777777" w:rsidR="00FA1BD8" w:rsidRDefault="00FA1BD8" w:rsidP="00FA1BD8">
            <w:r>
              <w:t>November 29, 2010</w:t>
            </w:r>
          </w:p>
        </w:tc>
        <w:tc>
          <w:tcPr>
            <w:tcW w:w="5352" w:type="dxa"/>
          </w:tcPr>
          <w:p w14:paraId="59B12A1D" w14:textId="77777777" w:rsidR="00FA1BD8" w:rsidRDefault="00FA1BD8" w:rsidP="00FA1BD8">
            <w:r>
              <w:t>Submit and demo project</w:t>
            </w:r>
          </w:p>
        </w:tc>
        <w:tc>
          <w:tcPr>
            <w:tcW w:w="2070" w:type="dxa"/>
          </w:tcPr>
          <w:p w14:paraId="7CA9739F" w14:textId="77777777" w:rsidR="00FA1BD8" w:rsidRDefault="00FA1BD8" w:rsidP="00FA1BD8">
            <w:r>
              <w:t>All</w:t>
            </w:r>
          </w:p>
        </w:tc>
      </w:tr>
    </w:tbl>
    <w:p w14:paraId="36ABA958" w14:textId="77777777" w:rsidR="00FA1BD8" w:rsidRPr="00FA1BD8" w:rsidRDefault="00FA1BD8" w:rsidP="00FA1BD8"/>
    <w:p w14:paraId="728C5F72" w14:textId="77777777" w:rsidR="004A4C16" w:rsidRDefault="004A4C16" w:rsidP="004A4C16">
      <w:pPr>
        <w:pStyle w:val="Heading1"/>
        <w:numPr>
          <w:ilvl w:val="0"/>
          <w:numId w:val="0"/>
        </w:numPr>
        <w:ind w:left="432" w:hanging="432"/>
      </w:pPr>
      <w:bookmarkStart w:id="748" w:name="_Toc151997555"/>
      <w:r>
        <w:t xml:space="preserve">Appendix </w:t>
      </w:r>
      <w:r w:rsidR="00A84791">
        <w:t>A</w:t>
      </w:r>
      <w:r>
        <w:t>: References</w:t>
      </w:r>
      <w:bookmarkEnd w:id="748"/>
    </w:p>
    <w:p w14:paraId="0E368763" w14:textId="77777777" w:rsidR="00F13751" w:rsidRDefault="004A4C16" w:rsidP="00F13751">
      <w:r>
        <w:t>The format for the</w:t>
      </w:r>
      <w:r w:rsidR="00F13751">
        <w:t xml:space="preserve"> requirements </w:t>
      </w:r>
      <w:r>
        <w:t xml:space="preserve">analysis section is </w:t>
      </w:r>
      <w:r w:rsidR="00F13751">
        <w:t xml:space="preserve">modified from Karl E. Wiegers’s format, © 1999, with granted permission to use, modify, and distribute, found online at:  </w:t>
      </w:r>
      <w:hyperlink r:id="rId22" w:history="1">
        <w:r w:rsidR="00F13751" w:rsidRPr="00780899">
          <w:rPr>
            <w:rStyle w:val="Hyperlink"/>
          </w:rPr>
          <w:t>www.csc.villanova.edu/~tway/courses/csc4181/srs_template-1.doc</w:t>
        </w:r>
      </w:hyperlink>
    </w:p>
    <w:p w14:paraId="5CF494E4" w14:textId="77777777" w:rsidR="004A4C16" w:rsidRDefault="004A4C16" w:rsidP="004A4C16">
      <w:r>
        <w:t xml:space="preserve">The format for this software design section is modified from Ofer Faigan’s template, © 2005, with granted permission to use, modify, and distribute, found online at: </w:t>
      </w:r>
      <w:hyperlink r:id="rId23" w:history="1">
        <w:r w:rsidRPr="00F563D4">
          <w:rPr>
            <w:rStyle w:val="Hyperlink"/>
          </w:rPr>
          <w:t>http://www.bitformation.com/art/sample_sw_design_doc.html</w:t>
        </w:r>
      </w:hyperlink>
    </w:p>
    <w:p w14:paraId="2E00C3F3" w14:textId="77777777" w:rsidR="00A84791" w:rsidRDefault="00A84791" w:rsidP="00A84791">
      <w:pPr>
        <w:pStyle w:val="Heading1"/>
        <w:numPr>
          <w:ilvl w:val="0"/>
          <w:numId w:val="0"/>
        </w:numPr>
        <w:ind w:left="432" w:hanging="432"/>
      </w:pPr>
      <w:bookmarkStart w:id="749" w:name="_Toc151997556"/>
      <w:commentRangeStart w:id="750"/>
      <w:r>
        <w:t>Appendix B: User Manual</w:t>
      </w:r>
      <w:commentRangeEnd w:id="750"/>
      <w:r w:rsidR="00231632">
        <w:rPr>
          <w:rStyle w:val="CommentReference"/>
          <w:rFonts w:ascii="Calibri" w:eastAsiaTheme="minorEastAsia" w:hAnsi="Calibri" w:cstheme="minorBidi"/>
          <w:b w:val="0"/>
          <w:bCs w:val="0"/>
        </w:rPr>
        <w:commentReference w:id="750"/>
      </w:r>
      <w:bookmarkEnd w:id="749"/>
    </w:p>
    <w:p w14:paraId="6E6A01F0" w14:textId="77777777" w:rsidR="00A84791" w:rsidRPr="00A84791" w:rsidRDefault="00A84791" w:rsidP="00A84791"/>
    <w:p w14:paraId="73D94B05" w14:textId="77777777" w:rsidR="004A4C16" w:rsidRPr="00A10AA5" w:rsidRDefault="004A4C16" w:rsidP="004A4C16"/>
    <w:p w14:paraId="72200250" w14:textId="77777777" w:rsidR="00F13751" w:rsidRPr="009F2CD7" w:rsidRDefault="00F13751"/>
    <w:sectPr w:rsidR="00F13751" w:rsidRPr="009F2CD7" w:rsidSect="002437C3">
      <w:headerReference w:type="default" r:id="rId24"/>
      <w:footerReference w:type="default" r:id="rId25"/>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80" w:author="becky" w:date="2010-11-16T11:07:00Z" w:initials="bk">
    <w:p w14:paraId="707B9AF3" w14:textId="77777777" w:rsidR="00607DAA" w:rsidRDefault="00607DAA">
      <w:pPr>
        <w:pStyle w:val="CommentText"/>
      </w:pPr>
      <w:r>
        <w:rPr>
          <w:rStyle w:val="CommentReference"/>
        </w:rPr>
        <w:annotationRef/>
      </w:r>
      <w:r>
        <w:t>Not using Google App Engine anymore</w:t>
      </w:r>
    </w:p>
  </w:comment>
  <w:comment w:id="584" w:author="becky" w:date="2010-11-16T11:07:00Z" w:initials="bk">
    <w:p w14:paraId="50F46146" w14:textId="77777777" w:rsidR="00607DAA" w:rsidRDefault="00607DAA">
      <w:pPr>
        <w:pStyle w:val="CommentText"/>
      </w:pPr>
      <w:r>
        <w:rPr>
          <w:rStyle w:val="CommentReference"/>
        </w:rPr>
        <w:annotationRef/>
      </w:r>
      <w:r>
        <w:t>Not using Google App Engine anymore</w:t>
      </w:r>
    </w:p>
  </w:comment>
  <w:comment w:id="592" w:author="becky" w:date="2010-11-16T11:07:00Z" w:initials="bk">
    <w:p w14:paraId="4A44A427" w14:textId="77777777" w:rsidR="00607DAA" w:rsidRDefault="00607DAA">
      <w:pPr>
        <w:pStyle w:val="CommentText"/>
      </w:pPr>
      <w:r>
        <w:rPr>
          <w:rStyle w:val="CommentReference"/>
        </w:rPr>
        <w:annotationRef/>
      </w:r>
      <w:r>
        <w:t xml:space="preserve">Insert city.  </w:t>
      </w:r>
      <w:r>
        <w:sym w:font="Wingdings" w:char="F04A"/>
      </w:r>
    </w:p>
  </w:comment>
  <w:comment w:id="623" w:author="becky" w:date="2010-11-16T11:07:00Z" w:initials="bk">
    <w:p w14:paraId="465A5152" w14:textId="77777777" w:rsidR="00607DAA" w:rsidRDefault="00607DAA">
      <w:pPr>
        <w:pStyle w:val="CommentText"/>
      </w:pPr>
      <w:r>
        <w:rPr>
          <w:rStyle w:val="CommentReference"/>
        </w:rPr>
        <w:annotationRef/>
      </w:r>
      <w:r>
        <w:t>Is this all still correct?</w:t>
      </w:r>
    </w:p>
  </w:comment>
  <w:comment w:id="699" w:author="becky" w:date="2010-11-16T11:07:00Z" w:initials="bk">
    <w:p w14:paraId="11EE98E0" w14:textId="77777777" w:rsidR="00607DAA" w:rsidRDefault="00607DAA">
      <w:pPr>
        <w:pStyle w:val="CommentText"/>
      </w:pPr>
      <w:r>
        <w:rPr>
          <w:rStyle w:val="CommentReference"/>
        </w:rPr>
        <w:annotationRef/>
      </w:r>
      <w:r>
        <w:t>Need to change</w:t>
      </w:r>
    </w:p>
  </w:comment>
  <w:comment w:id="718" w:author="becky" w:date="2010-11-16T11:07:00Z" w:initials="bk">
    <w:p w14:paraId="096B73F0" w14:textId="77777777" w:rsidR="00607DAA" w:rsidRDefault="00607DAA">
      <w:pPr>
        <w:pStyle w:val="CommentText"/>
      </w:pPr>
      <w:r>
        <w:rPr>
          <w:rStyle w:val="CommentReference"/>
        </w:rPr>
        <w:annotationRef/>
      </w:r>
      <w:r>
        <w:t>Change me!</w:t>
      </w:r>
    </w:p>
  </w:comment>
  <w:comment w:id="730" w:author="becky" w:date="2010-11-16T11:07:00Z" w:initials="bk">
    <w:p w14:paraId="7A4B7841" w14:textId="77777777" w:rsidR="00607DAA" w:rsidRDefault="00607DAA">
      <w:pPr>
        <w:pStyle w:val="CommentText"/>
      </w:pPr>
      <w:r>
        <w:rPr>
          <w:rStyle w:val="CommentReference"/>
        </w:rPr>
        <w:annotationRef/>
      </w:r>
      <w:r>
        <w:t>Write me!</w:t>
      </w:r>
    </w:p>
  </w:comment>
  <w:comment w:id="736" w:author="becky" w:date="2010-11-16T12:10:00Z" w:initials="bk">
    <w:p w14:paraId="3C514D0D" w14:textId="77777777" w:rsidR="00607DAA" w:rsidRDefault="00607DAA">
      <w:pPr>
        <w:pStyle w:val="CommentText"/>
      </w:pPr>
      <w:r>
        <w:rPr>
          <w:rStyle w:val="CommentReference"/>
        </w:rPr>
        <w:annotationRef/>
      </w:r>
      <w:r>
        <w:t>Right?</w:t>
      </w:r>
    </w:p>
  </w:comment>
  <w:comment w:id="737" w:author="Matt Silverman" w:date="2010-11-21T22:09:00Z" w:initials="MS">
    <w:p w14:paraId="7FFEBB12" w14:textId="6A5B9FDE" w:rsidR="00607DAA" w:rsidRDefault="00607DAA">
      <w:pPr>
        <w:pStyle w:val="CommentText"/>
      </w:pPr>
      <w:r>
        <w:rPr>
          <w:rStyle w:val="CommentReference"/>
        </w:rPr>
        <w:annotationRef/>
      </w:r>
      <w:r>
        <w:t>Yup!</w:t>
      </w:r>
    </w:p>
  </w:comment>
  <w:comment w:id="740" w:author="becky" w:date="2010-11-16T12:10:00Z" w:initials="bk">
    <w:p w14:paraId="1605B3E2" w14:textId="77777777" w:rsidR="00607DAA" w:rsidRDefault="00607DAA">
      <w:pPr>
        <w:pStyle w:val="CommentText"/>
      </w:pPr>
      <w:r>
        <w:rPr>
          <w:rStyle w:val="CommentReference"/>
        </w:rPr>
        <w:annotationRef/>
      </w:r>
      <w:r>
        <w:t>Right?</w:t>
      </w:r>
    </w:p>
  </w:comment>
  <w:comment w:id="750" w:author="becky" w:date="2010-11-16T11:07:00Z" w:initials="bk">
    <w:p w14:paraId="73D29581" w14:textId="77777777" w:rsidR="00607DAA" w:rsidRDefault="00607DAA">
      <w:pPr>
        <w:pStyle w:val="CommentText"/>
      </w:pPr>
      <w:r>
        <w:rPr>
          <w:rStyle w:val="CommentReference"/>
        </w:rPr>
        <w:annotationRef/>
      </w:r>
      <w:r>
        <w:t>Write me after final implementation is available (for screenshots).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DA8FF1" w14:textId="77777777" w:rsidR="00607DAA" w:rsidRDefault="00607DAA" w:rsidP="00D04FBA">
      <w:pPr>
        <w:spacing w:after="0" w:line="240" w:lineRule="auto"/>
      </w:pPr>
      <w:r>
        <w:separator/>
      </w:r>
    </w:p>
  </w:endnote>
  <w:endnote w:type="continuationSeparator" w:id="0">
    <w:p w14:paraId="4A47CEDA" w14:textId="77777777" w:rsidR="00607DAA" w:rsidRDefault="00607DAA" w:rsidP="00D04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Ｐ明朝">
    <w:panose1 w:val="00000000000000000000"/>
    <w:charset w:val="80"/>
    <w:family w:val="roman"/>
    <w:notTrueType/>
    <w:pitch w:val="default"/>
  </w:font>
  <w:font w:name="Arial">
    <w:panose1 w:val="020B0604020202020204"/>
    <w:charset w:val="00"/>
    <w:family w:val="auto"/>
    <w:pitch w:val="variable"/>
    <w:sig w:usb0="E0002AFF" w:usb1="C0007843" w:usb2="00000009" w:usb3="00000000" w:csb0="000001FF" w:csb1="00000000"/>
  </w:font>
  <w:font w:name="ＭＳ Ｐゴシック">
    <w:panose1 w:val="00000000000000000000"/>
    <w:charset w:val="80"/>
    <w:family w:val="roman"/>
    <w:notTrueType/>
    <w:pitch w:val="default"/>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3A60F2" w14:textId="77777777" w:rsidR="00607DAA" w:rsidRDefault="00607DAA">
    <w:pPr>
      <w:pStyle w:val="Footer"/>
      <w:jc w:val="center"/>
    </w:pPr>
  </w:p>
  <w:p w14:paraId="0FA5FAFC" w14:textId="77777777" w:rsidR="00607DAA" w:rsidRDefault="00607DA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51FF9C" w14:textId="77777777" w:rsidR="00607DAA" w:rsidRDefault="00607DAA" w:rsidP="0014662C">
    <w:pPr>
      <w:pStyle w:val="Footer"/>
    </w:pPr>
    <w:r>
      <w:t>29 November 2010</w:t>
    </w:r>
    <w:r>
      <w:tab/>
      <w:t>Matt Silverman and Rebecca Kasinger-Landstreet</w:t>
    </w:r>
    <w:r>
      <w:tab/>
    </w:r>
    <w:sdt>
      <w:sdtPr>
        <w:id w:val="3928578"/>
        <w:docPartObj>
          <w:docPartGallery w:val="Page Numbers (Bottom of Page)"/>
          <w:docPartUnique/>
        </w:docPartObj>
      </w:sdtPr>
      <w:sdtEndPr/>
      <w:sdtContent>
        <w:r>
          <w:fldChar w:fldCharType="begin"/>
        </w:r>
        <w:r>
          <w:instrText xml:space="preserve"> PAGE   \* MERGEFORMAT </w:instrText>
        </w:r>
        <w:r>
          <w:fldChar w:fldCharType="separate"/>
        </w:r>
        <w:r w:rsidR="00250414">
          <w:rPr>
            <w:noProof/>
          </w:rPr>
          <w:t>17</w:t>
        </w:r>
        <w:r>
          <w:rPr>
            <w:noProof/>
          </w:rPr>
          <w:fldChar w:fldCharType="end"/>
        </w:r>
      </w:sdtContent>
    </w:sdt>
  </w:p>
  <w:p w14:paraId="43C7F124" w14:textId="77777777" w:rsidR="00607DAA" w:rsidRDefault="00607DA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F8A7A2" w14:textId="77777777" w:rsidR="00607DAA" w:rsidRDefault="00607DAA" w:rsidP="00D04FBA">
      <w:pPr>
        <w:spacing w:after="0" w:line="240" w:lineRule="auto"/>
      </w:pPr>
      <w:r>
        <w:separator/>
      </w:r>
    </w:p>
  </w:footnote>
  <w:footnote w:type="continuationSeparator" w:id="0">
    <w:p w14:paraId="05AD372A" w14:textId="77777777" w:rsidR="00607DAA" w:rsidRDefault="00607DAA" w:rsidP="00D04FBA">
      <w:pPr>
        <w:spacing w:after="0" w:line="240" w:lineRule="auto"/>
      </w:pPr>
      <w:r>
        <w:continuationSeparator/>
      </w:r>
    </w:p>
  </w:footnote>
  <w:footnote w:id="1">
    <w:p w14:paraId="66689686" w14:textId="664D29EA" w:rsidR="00607DAA" w:rsidDel="00E90DE3" w:rsidRDefault="00607DAA" w:rsidP="004A4C16">
      <w:pPr>
        <w:pStyle w:val="FootnoteText"/>
        <w:rPr>
          <w:del w:id="613" w:author="becky" w:date="2010-11-16T10:29:00Z"/>
        </w:rPr>
      </w:pPr>
    </w:p>
  </w:footnote>
  <w:footnote w:id="2">
    <w:p w14:paraId="55638C23" w14:textId="77777777" w:rsidR="00607DAA" w:rsidRDefault="00607DAA" w:rsidP="004A4C16">
      <w:pPr>
        <w:pStyle w:val="FootnoteText"/>
      </w:pPr>
      <w:r>
        <w:rPr>
          <w:rStyle w:val="FootnoteReference"/>
        </w:rPr>
        <w:footnoteRef/>
      </w:r>
      <w:r>
        <w:t xml:space="preserve"> </w:t>
      </w:r>
      <w:hyperlink r:id="rId1" w:history="1">
        <w:r w:rsidRPr="00A74330">
          <w:rPr>
            <w:rStyle w:val="Hyperlink"/>
          </w:rPr>
          <w:t>http://flickrj.sourceforge.net/</w:t>
        </w:r>
      </w:hyperlink>
    </w:p>
  </w:footnote>
  <w:footnote w:id="3">
    <w:p w14:paraId="67040569" w14:textId="77777777" w:rsidR="00607DAA" w:rsidRDefault="00607DAA" w:rsidP="004A4C16">
      <w:pPr>
        <w:pStyle w:val="FootnoteText"/>
      </w:pPr>
      <w:r>
        <w:rPr>
          <w:rStyle w:val="FootnoteReference"/>
        </w:rPr>
        <w:footnoteRef/>
      </w:r>
      <w:r>
        <w:t xml:space="preserve"> </w:t>
      </w:r>
      <w:hyperlink r:id="rId2" w:history="1">
        <w:r w:rsidRPr="00A74330">
          <w:rPr>
            <w:rStyle w:val="Hyperlink"/>
          </w:rPr>
          <w:t>http://twitter4j.org/</w:t>
        </w:r>
      </w:hyperlink>
    </w:p>
  </w:footnote>
  <w:footnote w:id="4">
    <w:p w14:paraId="20508029" w14:textId="77777777" w:rsidR="00607DAA" w:rsidRDefault="00607DAA" w:rsidP="004A4C16">
      <w:pPr>
        <w:pStyle w:val="FootnoteText"/>
      </w:pPr>
      <w:r>
        <w:rPr>
          <w:rStyle w:val="FootnoteReference"/>
        </w:rPr>
        <w:footnoteRef/>
      </w:r>
      <w:r>
        <w:t xml:space="preserve"> </w:t>
      </w:r>
      <w:hyperlink r:id="rId3" w:history="1">
        <w:r>
          <w:rPr>
            <w:rStyle w:val="Hyperlink"/>
          </w:rPr>
          <w:t>http://code.google.com/apis/maps/documentation/javascript/</w:t>
        </w:r>
      </w:hyperlink>
    </w:p>
  </w:footnote>
  <w:footnote w:id="5">
    <w:p w14:paraId="4B5177C4" w14:textId="77777777" w:rsidR="00607DAA" w:rsidRDefault="00607DAA" w:rsidP="004A4C16">
      <w:pPr>
        <w:pStyle w:val="FootnoteText"/>
      </w:pPr>
      <w:r>
        <w:rPr>
          <w:rStyle w:val="FootnoteReference"/>
        </w:rPr>
        <w:footnoteRef/>
      </w:r>
      <w:r>
        <w:t xml:space="preserve"> </w:t>
      </w:r>
      <w:hyperlink r:id="rId4" w:history="1">
        <w:r>
          <w:rPr>
            <w:rStyle w:val="Hyperlink"/>
          </w:rPr>
          <w:t>http://www.eclipse.org/downloads/</w:t>
        </w:r>
      </w:hyperlink>
    </w:p>
  </w:footnote>
  <w:footnote w:id="6">
    <w:p w14:paraId="0F6C7000" w14:textId="77777777" w:rsidR="00607DAA" w:rsidRDefault="00607DAA" w:rsidP="004A4C16">
      <w:pPr>
        <w:pStyle w:val="FootnoteText"/>
      </w:pPr>
      <w:r>
        <w:rPr>
          <w:rStyle w:val="FootnoteReference"/>
        </w:rPr>
        <w:footnoteRef/>
      </w:r>
      <w:r>
        <w:t xml:space="preserve"> </w:t>
      </w:r>
      <w:hyperlink r:id="rId5" w:history="1">
        <w:r>
          <w:rPr>
            <w:rStyle w:val="Hyperlink"/>
          </w:rPr>
          <w:t>http://www.oracle.com/technetwork/java/javase/downloads/index.html</w:t>
        </w:r>
      </w:hyperlink>
    </w:p>
  </w:footnote>
  <w:footnote w:id="7">
    <w:p w14:paraId="4E1162A7" w14:textId="77777777" w:rsidR="00607DAA" w:rsidDel="00D76BD9" w:rsidRDefault="00607DAA" w:rsidP="004A4C16">
      <w:pPr>
        <w:pStyle w:val="FootnoteText"/>
        <w:rPr>
          <w:del w:id="720" w:author="Matt Silverman" w:date="2010-11-21T22:04:00Z"/>
        </w:rPr>
      </w:pPr>
      <w:del w:id="721" w:author="Matt Silverman" w:date="2010-11-21T22:04:00Z">
        <w:r w:rsidDel="00D76BD9">
          <w:rPr>
            <w:rStyle w:val="FootnoteReference"/>
          </w:rPr>
          <w:footnoteRef/>
        </w:r>
        <w:r w:rsidDel="00D76BD9">
          <w:delText xml:space="preserve"> </w:delText>
        </w:r>
        <w:r w:rsidDel="00D76BD9">
          <w:fldChar w:fldCharType="begin"/>
        </w:r>
        <w:r w:rsidDel="00D76BD9">
          <w:delInstrText xml:space="preserve"> HYPERLINK "http://code.google.com/appengine/downloads.html" \l "Google_App_Engine_SDK_for_Java" </w:delInstrText>
        </w:r>
        <w:r w:rsidDel="00D76BD9">
          <w:fldChar w:fldCharType="separate"/>
        </w:r>
        <w:r w:rsidDel="00D76BD9">
          <w:rPr>
            <w:rStyle w:val="Hyperlink"/>
          </w:rPr>
          <w:delText>http://code.google.com/appengine/downloads.html#Google_App_Engine_SDK_for_Java</w:delText>
        </w:r>
        <w:r w:rsidDel="00D76BD9">
          <w:rPr>
            <w:rStyle w:val="Hyperlink"/>
          </w:rPr>
          <w:fldChar w:fldCharType="end"/>
        </w:r>
      </w:del>
    </w:p>
  </w:footnote>
  <w:footnote w:id="8">
    <w:p w14:paraId="0C02726B" w14:textId="77777777" w:rsidR="00607DAA" w:rsidDel="00D76BD9" w:rsidRDefault="00607DAA" w:rsidP="004A4C16">
      <w:pPr>
        <w:pStyle w:val="FootnoteText"/>
        <w:rPr>
          <w:del w:id="723" w:author="Matt Silverman" w:date="2010-11-21T22:04:00Z"/>
        </w:rPr>
      </w:pPr>
      <w:del w:id="724" w:author="Matt Silverman" w:date="2010-11-21T22:04:00Z">
        <w:r w:rsidDel="00D76BD9">
          <w:rPr>
            <w:rStyle w:val="FootnoteReference"/>
          </w:rPr>
          <w:footnoteRef/>
        </w:r>
        <w:r w:rsidDel="00D76BD9">
          <w:delText xml:space="preserve"> </w:delText>
        </w:r>
        <w:r w:rsidDel="00D76BD9">
          <w:fldChar w:fldCharType="begin"/>
        </w:r>
        <w:r w:rsidDel="00D76BD9">
          <w:delInstrText xml:space="preserve"> HYPERLINK "http://code.google.com/eclipse/docs/download.html" </w:delInstrText>
        </w:r>
        <w:r w:rsidDel="00D76BD9">
          <w:fldChar w:fldCharType="separate"/>
        </w:r>
        <w:r w:rsidDel="00D76BD9">
          <w:rPr>
            <w:rStyle w:val="Hyperlink"/>
          </w:rPr>
          <w:delText>http://code.google.com/eclipse/docs/download.html</w:delText>
        </w:r>
        <w:r w:rsidDel="00D76BD9">
          <w:rPr>
            <w:rStyle w:val="Hyperlink"/>
          </w:rPr>
          <w:fldChar w:fldCharType="end"/>
        </w:r>
      </w:del>
    </w:p>
  </w:footnote>
  <w:footnote w:id="9">
    <w:p w14:paraId="54EC2CDD" w14:textId="77777777" w:rsidR="00607DAA" w:rsidRDefault="00607DAA" w:rsidP="004A4C16">
      <w:pPr>
        <w:pStyle w:val="FootnoteText"/>
      </w:pPr>
      <w:r>
        <w:rPr>
          <w:rStyle w:val="FootnoteReference"/>
        </w:rPr>
        <w:footnoteRef/>
      </w:r>
      <w:r>
        <w:t xml:space="preserve"> </w:t>
      </w:r>
      <w:hyperlink r:id="rId6" w:history="1">
        <w:r>
          <w:rPr>
            <w:rStyle w:val="Hyperlink"/>
          </w:rPr>
          <w:t>http://sourceforge.net/projects/flickrj/</w:t>
        </w:r>
      </w:hyperlink>
    </w:p>
  </w:footnote>
  <w:footnote w:id="10">
    <w:p w14:paraId="03820AC2" w14:textId="77777777" w:rsidR="00607DAA" w:rsidRDefault="00607DAA" w:rsidP="004A4C16">
      <w:pPr>
        <w:pStyle w:val="FootnoteText"/>
      </w:pPr>
      <w:r>
        <w:rPr>
          <w:rStyle w:val="FootnoteReference"/>
        </w:rPr>
        <w:footnoteRef/>
      </w:r>
      <w:r>
        <w:t xml:space="preserve"> </w:t>
      </w:r>
      <w:hyperlink r:id="rId7" w:anchor="download" w:history="1">
        <w:r>
          <w:rPr>
            <w:rStyle w:val="Hyperlink"/>
          </w:rPr>
          <w:t>http://twitter4j.org/en/index.html#download</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EBAD02" w14:textId="77777777" w:rsidR="00607DAA" w:rsidRPr="00DE1559" w:rsidRDefault="00607DAA" w:rsidP="00352652">
    <w:pPr>
      <w:pStyle w:val="Header"/>
    </w:pPr>
    <w:r>
      <w:t>Final Project Report</w:t>
    </w:r>
    <w:r w:rsidRPr="00DE1559">
      <w:tab/>
    </w:r>
    <w:r w:rsidRPr="00DE1559">
      <w:tab/>
      <w:t>Social Media Mapper (SMM)</w:t>
    </w:r>
  </w:p>
  <w:p w14:paraId="20590902" w14:textId="77777777" w:rsidR="00607DAA" w:rsidRDefault="00607DA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51F874" w14:textId="77777777" w:rsidR="00607DAA" w:rsidRPr="002437C3" w:rsidRDefault="00607DAA">
    <w:pPr>
      <w:pStyle w:val="Header"/>
      <w:rPr>
        <w:b/>
      </w:rPr>
    </w:pPr>
    <w:r>
      <w:rPr>
        <w:b/>
      </w:rPr>
      <w:t>Final Project Report</w:t>
    </w:r>
    <w:r w:rsidRPr="002437C3">
      <w:rPr>
        <w:b/>
      </w:rPr>
      <w:tab/>
    </w:r>
    <w:r w:rsidRPr="002437C3">
      <w:rPr>
        <w:b/>
      </w:rPr>
      <w:tab/>
      <w:t>Social Media Mapper</w:t>
    </w:r>
    <w:r>
      <w:rPr>
        <w:b/>
      </w:rPr>
      <w:t xml:space="preserve"> (SMM)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nsid w:val="00D464BB"/>
    <w:multiLevelType w:val="hybridMultilevel"/>
    <w:tmpl w:val="2F448A5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nsid w:val="206B5FF8"/>
    <w:multiLevelType w:val="hybridMultilevel"/>
    <w:tmpl w:val="872AFB20"/>
    <w:lvl w:ilvl="0" w:tplc="3B42E1A4">
      <w:start w:val="29"/>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AF7F9A"/>
    <w:multiLevelType w:val="hybridMultilevel"/>
    <w:tmpl w:val="033C9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6E6CCC"/>
    <w:multiLevelType w:val="hybridMultilevel"/>
    <w:tmpl w:val="3EAA8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904810"/>
    <w:multiLevelType w:val="hybridMultilevel"/>
    <w:tmpl w:val="29BEBED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D544EE"/>
    <w:multiLevelType w:val="hybridMultilevel"/>
    <w:tmpl w:val="29C6E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BC74481"/>
    <w:multiLevelType w:val="hybridMultilevel"/>
    <w:tmpl w:val="EC924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E34624"/>
    <w:multiLevelType w:val="hybridMultilevel"/>
    <w:tmpl w:val="17268B32"/>
    <w:lvl w:ilvl="0" w:tplc="D3A4B1A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06456FB"/>
    <w:multiLevelType w:val="hybridMultilevel"/>
    <w:tmpl w:val="D9C28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B0D419F"/>
    <w:multiLevelType w:val="hybridMultilevel"/>
    <w:tmpl w:val="29BEBED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2174F65"/>
    <w:multiLevelType w:val="hybridMultilevel"/>
    <w:tmpl w:val="9C003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44F656C"/>
    <w:multiLevelType w:val="hybridMultilevel"/>
    <w:tmpl w:val="1DEEAC02"/>
    <w:lvl w:ilvl="0" w:tplc="C4CC5F0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ABB5EE6"/>
    <w:multiLevelType w:val="hybridMultilevel"/>
    <w:tmpl w:val="A9BAF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9E060C8"/>
    <w:multiLevelType w:val="multilevel"/>
    <w:tmpl w:val="87CC0C3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7EA257BB"/>
    <w:multiLevelType w:val="hybridMultilevel"/>
    <w:tmpl w:val="E116ADB8"/>
    <w:lvl w:ilvl="0" w:tplc="1AB6304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2"/>
  </w:num>
  <w:num w:numId="4">
    <w:abstractNumId w:val="0"/>
  </w:num>
  <w:num w:numId="5">
    <w:abstractNumId w:val="4"/>
  </w:num>
  <w:num w:numId="6">
    <w:abstractNumId w:val="1"/>
  </w:num>
  <w:num w:numId="7">
    <w:abstractNumId w:val="2"/>
  </w:num>
  <w:num w:numId="8">
    <w:abstractNumId w:val="11"/>
  </w:num>
  <w:num w:numId="9">
    <w:abstractNumId w:val="9"/>
  </w:num>
  <w:num w:numId="10">
    <w:abstractNumId w:val="7"/>
  </w:num>
  <w:num w:numId="11">
    <w:abstractNumId w:val="10"/>
  </w:num>
  <w:num w:numId="12">
    <w:abstractNumId w:val="6"/>
  </w:num>
  <w:num w:numId="13">
    <w:abstractNumId w:val="5"/>
  </w:num>
  <w:num w:numId="14">
    <w:abstractNumId w:val="8"/>
  </w:num>
  <w:num w:numId="15">
    <w:abstractNumId w:val="1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grammar="clean"/>
  <w:trackRevisions/>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4C1E"/>
    <w:rsid w:val="00015349"/>
    <w:rsid w:val="00022436"/>
    <w:rsid w:val="000233AB"/>
    <w:rsid w:val="00064C1E"/>
    <w:rsid w:val="000657D0"/>
    <w:rsid w:val="00071530"/>
    <w:rsid w:val="000A4D32"/>
    <w:rsid w:val="000B0BC1"/>
    <w:rsid w:val="000C1078"/>
    <w:rsid w:val="000C62D6"/>
    <w:rsid w:val="000F19B7"/>
    <w:rsid w:val="0014662C"/>
    <w:rsid w:val="00152620"/>
    <w:rsid w:val="00165138"/>
    <w:rsid w:val="001B742C"/>
    <w:rsid w:val="001D73C7"/>
    <w:rsid w:val="00231632"/>
    <w:rsid w:val="002437C3"/>
    <w:rsid w:val="00250414"/>
    <w:rsid w:val="00270520"/>
    <w:rsid w:val="00273D4F"/>
    <w:rsid w:val="002B1B67"/>
    <w:rsid w:val="002B3C53"/>
    <w:rsid w:val="002C6D9D"/>
    <w:rsid w:val="002D66A8"/>
    <w:rsid w:val="002D73C0"/>
    <w:rsid w:val="00300E66"/>
    <w:rsid w:val="00332D55"/>
    <w:rsid w:val="00333B5D"/>
    <w:rsid w:val="00352652"/>
    <w:rsid w:val="0035644C"/>
    <w:rsid w:val="003779D4"/>
    <w:rsid w:val="003D47CB"/>
    <w:rsid w:val="003D4F03"/>
    <w:rsid w:val="003E5321"/>
    <w:rsid w:val="003F765F"/>
    <w:rsid w:val="00450D0C"/>
    <w:rsid w:val="00460A4B"/>
    <w:rsid w:val="004612EF"/>
    <w:rsid w:val="00473FA4"/>
    <w:rsid w:val="0048101B"/>
    <w:rsid w:val="00494AAC"/>
    <w:rsid w:val="004A4C16"/>
    <w:rsid w:val="004C1309"/>
    <w:rsid w:val="004E76A7"/>
    <w:rsid w:val="004F0F7D"/>
    <w:rsid w:val="004F6F75"/>
    <w:rsid w:val="00501610"/>
    <w:rsid w:val="00503AE2"/>
    <w:rsid w:val="00514C5E"/>
    <w:rsid w:val="00517415"/>
    <w:rsid w:val="00525707"/>
    <w:rsid w:val="00525BDA"/>
    <w:rsid w:val="00560474"/>
    <w:rsid w:val="00580D78"/>
    <w:rsid w:val="005827C8"/>
    <w:rsid w:val="0059479F"/>
    <w:rsid w:val="00594BF5"/>
    <w:rsid w:val="005B0780"/>
    <w:rsid w:val="005B2E08"/>
    <w:rsid w:val="005B3E0A"/>
    <w:rsid w:val="005B4D47"/>
    <w:rsid w:val="005C1726"/>
    <w:rsid w:val="005E7B78"/>
    <w:rsid w:val="00606F6B"/>
    <w:rsid w:val="00606FED"/>
    <w:rsid w:val="00607DAA"/>
    <w:rsid w:val="006107E0"/>
    <w:rsid w:val="0062378B"/>
    <w:rsid w:val="00655177"/>
    <w:rsid w:val="00656CC2"/>
    <w:rsid w:val="00662414"/>
    <w:rsid w:val="00664537"/>
    <w:rsid w:val="006A304E"/>
    <w:rsid w:val="006C4576"/>
    <w:rsid w:val="006D4D95"/>
    <w:rsid w:val="006F5D26"/>
    <w:rsid w:val="007176A1"/>
    <w:rsid w:val="00744A0A"/>
    <w:rsid w:val="00786190"/>
    <w:rsid w:val="007B37DC"/>
    <w:rsid w:val="007B3D1A"/>
    <w:rsid w:val="007B48C4"/>
    <w:rsid w:val="007F2C39"/>
    <w:rsid w:val="0080231A"/>
    <w:rsid w:val="0086456D"/>
    <w:rsid w:val="0088282C"/>
    <w:rsid w:val="008B7338"/>
    <w:rsid w:val="008C4382"/>
    <w:rsid w:val="008F0C20"/>
    <w:rsid w:val="0092255F"/>
    <w:rsid w:val="0092402E"/>
    <w:rsid w:val="00930413"/>
    <w:rsid w:val="009426B5"/>
    <w:rsid w:val="00963EBF"/>
    <w:rsid w:val="00965AE6"/>
    <w:rsid w:val="009B7113"/>
    <w:rsid w:val="009E4B1C"/>
    <w:rsid w:val="009F2750"/>
    <w:rsid w:val="009F2CD7"/>
    <w:rsid w:val="00A01841"/>
    <w:rsid w:val="00A5231A"/>
    <w:rsid w:val="00A74724"/>
    <w:rsid w:val="00A84791"/>
    <w:rsid w:val="00A94ACF"/>
    <w:rsid w:val="00AA7738"/>
    <w:rsid w:val="00AC0D0A"/>
    <w:rsid w:val="00AD67EA"/>
    <w:rsid w:val="00B4582A"/>
    <w:rsid w:val="00B5641C"/>
    <w:rsid w:val="00B643B0"/>
    <w:rsid w:val="00BD1AE9"/>
    <w:rsid w:val="00C4107D"/>
    <w:rsid w:val="00C447DB"/>
    <w:rsid w:val="00C858F2"/>
    <w:rsid w:val="00C86F3B"/>
    <w:rsid w:val="00C972AA"/>
    <w:rsid w:val="00CA56D1"/>
    <w:rsid w:val="00CB2A9B"/>
    <w:rsid w:val="00CB4CEF"/>
    <w:rsid w:val="00CD2EC3"/>
    <w:rsid w:val="00D04FBA"/>
    <w:rsid w:val="00D1058C"/>
    <w:rsid w:val="00D11291"/>
    <w:rsid w:val="00D21F7D"/>
    <w:rsid w:val="00D32EDA"/>
    <w:rsid w:val="00D76BD9"/>
    <w:rsid w:val="00D8247C"/>
    <w:rsid w:val="00D9018B"/>
    <w:rsid w:val="00DA5352"/>
    <w:rsid w:val="00DB3A2F"/>
    <w:rsid w:val="00DB6B9E"/>
    <w:rsid w:val="00DE1559"/>
    <w:rsid w:val="00DF1364"/>
    <w:rsid w:val="00E015A7"/>
    <w:rsid w:val="00E01652"/>
    <w:rsid w:val="00E204B7"/>
    <w:rsid w:val="00E37E24"/>
    <w:rsid w:val="00E43DA3"/>
    <w:rsid w:val="00E637B9"/>
    <w:rsid w:val="00E66246"/>
    <w:rsid w:val="00E85A96"/>
    <w:rsid w:val="00E90DE3"/>
    <w:rsid w:val="00EB0852"/>
    <w:rsid w:val="00EB5517"/>
    <w:rsid w:val="00EC6B7C"/>
    <w:rsid w:val="00EE3A8F"/>
    <w:rsid w:val="00EF3096"/>
    <w:rsid w:val="00F033F0"/>
    <w:rsid w:val="00F03ABD"/>
    <w:rsid w:val="00F13751"/>
    <w:rsid w:val="00F223ED"/>
    <w:rsid w:val="00F224AA"/>
    <w:rsid w:val="00F51A3B"/>
    <w:rsid w:val="00F51AC0"/>
    <w:rsid w:val="00F56C51"/>
    <w:rsid w:val="00F959DA"/>
    <w:rsid w:val="00FA1BD8"/>
    <w:rsid w:val="00FA3FE6"/>
    <w:rsid w:val="00FB3F09"/>
    <w:rsid w:val="00FC5D3A"/>
    <w:rsid w:val="00FC749E"/>
    <w:rsid w:val="00FD2765"/>
    <w:rsid w:val="00FE169C"/>
    <w:rsid w:val="00FE78BA"/>
    <w:rsid w:val="00FF21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8D69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402E"/>
    <w:rPr>
      <w:rFonts w:ascii="Calibri" w:hAnsi="Calibri"/>
    </w:rPr>
  </w:style>
  <w:style w:type="paragraph" w:styleId="Heading1">
    <w:name w:val="heading 1"/>
    <w:basedOn w:val="Normal"/>
    <w:next w:val="Normal"/>
    <w:link w:val="Heading1Char"/>
    <w:uiPriority w:val="9"/>
    <w:qFormat/>
    <w:rsid w:val="005B0780"/>
    <w:pPr>
      <w:numPr>
        <w:numId w:val="1"/>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B0780"/>
    <w:pPr>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5B0780"/>
    <w:pPr>
      <w:numPr>
        <w:ilvl w:val="2"/>
        <w:numId w:val="1"/>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231632"/>
    <w:pPr>
      <w:numPr>
        <w:ilvl w:val="3"/>
        <w:numId w:val="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5B0780"/>
    <w:pPr>
      <w:numPr>
        <w:ilvl w:val="4"/>
        <w:numId w:val="1"/>
      </w:numPr>
      <w:spacing w:before="20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064C1E"/>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64C1E"/>
    <w:pPr>
      <w:numPr>
        <w:ilvl w:val="6"/>
        <w:numId w:val="1"/>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64C1E"/>
    <w:pPr>
      <w:numPr>
        <w:ilvl w:val="7"/>
        <w:numId w:val="1"/>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64C1E"/>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0780"/>
    <w:rPr>
      <w:rFonts w:asciiTheme="majorHAnsi" w:eastAsiaTheme="majorEastAsia" w:hAnsiTheme="majorHAnsi" w:cstheme="majorBidi"/>
      <w:b/>
      <w:bCs/>
      <w:sz w:val="28"/>
      <w:szCs w:val="28"/>
    </w:rPr>
  </w:style>
  <w:style w:type="paragraph" w:styleId="ListParagraph">
    <w:name w:val="List Paragraph"/>
    <w:basedOn w:val="Normal"/>
    <w:uiPriority w:val="34"/>
    <w:qFormat/>
    <w:rsid w:val="00064C1E"/>
    <w:pPr>
      <w:ind w:left="720"/>
      <w:contextualSpacing/>
    </w:pPr>
  </w:style>
  <w:style w:type="character" w:customStyle="1" w:styleId="Heading2Char">
    <w:name w:val="Heading 2 Char"/>
    <w:basedOn w:val="DefaultParagraphFont"/>
    <w:link w:val="Heading2"/>
    <w:uiPriority w:val="9"/>
    <w:rsid w:val="005B0780"/>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B0780"/>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23163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B0780"/>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064C1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64C1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64C1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64C1E"/>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64C1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64C1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064C1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64C1E"/>
    <w:rPr>
      <w:rFonts w:asciiTheme="majorHAnsi" w:eastAsiaTheme="majorEastAsia" w:hAnsiTheme="majorHAnsi" w:cstheme="majorBidi"/>
      <w:i/>
      <w:iCs/>
      <w:spacing w:val="13"/>
      <w:sz w:val="24"/>
      <w:szCs w:val="24"/>
    </w:rPr>
  </w:style>
  <w:style w:type="character" w:styleId="Strong">
    <w:name w:val="Strong"/>
    <w:uiPriority w:val="22"/>
    <w:qFormat/>
    <w:rsid w:val="00064C1E"/>
    <w:rPr>
      <w:b/>
      <w:bCs/>
    </w:rPr>
  </w:style>
  <w:style w:type="character" w:styleId="Emphasis">
    <w:name w:val="Emphasis"/>
    <w:uiPriority w:val="20"/>
    <w:qFormat/>
    <w:rsid w:val="00064C1E"/>
    <w:rPr>
      <w:b/>
      <w:bCs/>
      <w:i/>
      <w:iCs/>
      <w:spacing w:val="10"/>
      <w:bdr w:val="none" w:sz="0" w:space="0" w:color="auto"/>
      <w:shd w:val="clear" w:color="auto" w:fill="auto"/>
    </w:rPr>
  </w:style>
  <w:style w:type="paragraph" w:styleId="NoSpacing">
    <w:name w:val="No Spacing"/>
    <w:basedOn w:val="Normal"/>
    <w:uiPriority w:val="1"/>
    <w:qFormat/>
    <w:rsid w:val="00064C1E"/>
    <w:pPr>
      <w:spacing w:after="0" w:line="240" w:lineRule="auto"/>
    </w:pPr>
  </w:style>
  <w:style w:type="paragraph" w:styleId="Quote">
    <w:name w:val="Quote"/>
    <w:basedOn w:val="Normal"/>
    <w:next w:val="Normal"/>
    <w:link w:val="QuoteChar"/>
    <w:uiPriority w:val="29"/>
    <w:qFormat/>
    <w:rsid w:val="00064C1E"/>
    <w:pPr>
      <w:spacing w:before="200" w:after="0"/>
      <w:ind w:left="360" w:right="360"/>
    </w:pPr>
    <w:rPr>
      <w:i/>
      <w:iCs/>
    </w:rPr>
  </w:style>
  <w:style w:type="character" w:customStyle="1" w:styleId="QuoteChar">
    <w:name w:val="Quote Char"/>
    <w:basedOn w:val="DefaultParagraphFont"/>
    <w:link w:val="Quote"/>
    <w:uiPriority w:val="29"/>
    <w:rsid w:val="00064C1E"/>
    <w:rPr>
      <w:i/>
      <w:iCs/>
    </w:rPr>
  </w:style>
  <w:style w:type="paragraph" w:styleId="IntenseQuote">
    <w:name w:val="Intense Quote"/>
    <w:basedOn w:val="Normal"/>
    <w:next w:val="Normal"/>
    <w:link w:val="IntenseQuoteChar"/>
    <w:uiPriority w:val="30"/>
    <w:qFormat/>
    <w:rsid w:val="00064C1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64C1E"/>
    <w:rPr>
      <w:b/>
      <w:bCs/>
      <w:i/>
      <w:iCs/>
    </w:rPr>
  </w:style>
  <w:style w:type="character" w:styleId="SubtleEmphasis">
    <w:name w:val="Subtle Emphasis"/>
    <w:uiPriority w:val="19"/>
    <w:qFormat/>
    <w:rsid w:val="00064C1E"/>
    <w:rPr>
      <w:i/>
      <w:iCs/>
    </w:rPr>
  </w:style>
  <w:style w:type="character" w:styleId="IntenseEmphasis">
    <w:name w:val="Intense Emphasis"/>
    <w:uiPriority w:val="21"/>
    <w:qFormat/>
    <w:rsid w:val="00064C1E"/>
    <w:rPr>
      <w:b/>
      <w:bCs/>
    </w:rPr>
  </w:style>
  <w:style w:type="character" w:styleId="SubtleReference">
    <w:name w:val="Subtle Reference"/>
    <w:uiPriority w:val="31"/>
    <w:qFormat/>
    <w:rsid w:val="00064C1E"/>
    <w:rPr>
      <w:smallCaps/>
    </w:rPr>
  </w:style>
  <w:style w:type="character" w:styleId="IntenseReference">
    <w:name w:val="Intense Reference"/>
    <w:uiPriority w:val="32"/>
    <w:qFormat/>
    <w:rsid w:val="00064C1E"/>
    <w:rPr>
      <w:smallCaps/>
      <w:spacing w:val="5"/>
      <w:u w:val="single"/>
    </w:rPr>
  </w:style>
  <w:style w:type="character" w:styleId="BookTitle">
    <w:name w:val="Book Title"/>
    <w:uiPriority w:val="33"/>
    <w:qFormat/>
    <w:rsid w:val="00064C1E"/>
    <w:rPr>
      <w:i/>
      <w:iCs/>
      <w:smallCaps/>
      <w:spacing w:val="5"/>
    </w:rPr>
  </w:style>
  <w:style w:type="paragraph" w:styleId="TOCHeading">
    <w:name w:val="TOC Heading"/>
    <w:basedOn w:val="Heading1"/>
    <w:next w:val="Normal"/>
    <w:uiPriority w:val="39"/>
    <w:unhideWhenUsed/>
    <w:qFormat/>
    <w:rsid w:val="00064C1E"/>
    <w:pPr>
      <w:outlineLvl w:val="9"/>
    </w:pPr>
  </w:style>
  <w:style w:type="character" w:styleId="Hyperlink">
    <w:name w:val="Hyperlink"/>
    <w:basedOn w:val="DefaultParagraphFont"/>
    <w:uiPriority w:val="99"/>
    <w:unhideWhenUsed/>
    <w:rsid w:val="00270520"/>
    <w:rPr>
      <w:color w:val="0000FF" w:themeColor="hyperlink"/>
      <w:u w:val="single"/>
    </w:rPr>
  </w:style>
  <w:style w:type="paragraph" w:customStyle="1" w:styleId="template">
    <w:name w:val="template"/>
    <w:basedOn w:val="Normal"/>
    <w:rsid w:val="00594BF5"/>
    <w:pPr>
      <w:suppressAutoHyphens/>
      <w:spacing w:after="0" w:line="240" w:lineRule="exact"/>
    </w:pPr>
    <w:rPr>
      <w:rFonts w:ascii="Arial" w:eastAsia="Times New Roman" w:hAnsi="Arial" w:cs="Times New Roman"/>
      <w:i/>
      <w:szCs w:val="20"/>
      <w:lang w:eastAsia="ar-SA" w:bidi="ar-SA"/>
    </w:rPr>
  </w:style>
  <w:style w:type="character" w:styleId="CommentReference">
    <w:name w:val="annotation reference"/>
    <w:basedOn w:val="DefaultParagraphFont"/>
    <w:uiPriority w:val="99"/>
    <w:semiHidden/>
    <w:unhideWhenUsed/>
    <w:rsid w:val="0035644C"/>
    <w:rPr>
      <w:sz w:val="16"/>
      <w:szCs w:val="16"/>
    </w:rPr>
  </w:style>
  <w:style w:type="paragraph" w:styleId="CommentText">
    <w:name w:val="annotation text"/>
    <w:basedOn w:val="Normal"/>
    <w:link w:val="CommentTextChar"/>
    <w:uiPriority w:val="99"/>
    <w:semiHidden/>
    <w:unhideWhenUsed/>
    <w:rsid w:val="0035644C"/>
    <w:pPr>
      <w:spacing w:line="240" w:lineRule="auto"/>
    </w:pPr>
    <w:rPr>
      <w:sz w:val="20"/>
      <w:szCs w:val="20"/>
    </w:rPr>
  </w:style>
  <w:style w:type="character" w:customStyle="1" w:styleId="CommentTextChar">
    <w:name w:val="Comment Text Char"/>
    <w:basedOn w:val="DefaultParagraphFont"/>
    <w:link w:val="CommentText"/>
    <w:uiPriority w:val="99"/>
    <w:semiHidden/>
    <w:rsid w:val="0035644C"/>
    <w:rPr>
      <w:sz w:val="20"/>
      <w:szCs w:val="20"/>
    </w:rPr>
  </w:style>
  <w:style w:type="paragraph" w:styleId="CommentSubject">
    <w:name w:val="annotation subject"/>
    <w:basedOn w:val="CommentText"/>
    <w:next w:val="CommentText"/>
    <w:link w:val="CommentSubjectChar"/>
    <w:uiPriority w:val="99"/>
    <w:semiHidden/>
    <w:unhideWhenUsed/>
    <w:rsid w:val="0035644C"/>
    <w:rPr>
      <w:b/>
      <w:bCs/>
    </w:rPr>
  </w:style>
  <w:style w:type="character" w:customStyle="1" w:styleId="CommentSubjectChar">
    <w:name w:val="Comment Subject Char"/>
    <w:basedOn w:val="CommentTextChar"/>
    <w:link w:val="CommentSubject"/>
    <w:uiPriority w:val="99"/>
    <w:semiHidden/>
    <w:rsid w:val="0035644C"/>
    <w:rPr>
      <w:b/>
      <w:bCs/>
      <w:sz w:val="20"/>
      <w:szCs w:val="20"/>
    </w:rPr>
  </w:style>
  <w:style w:type="paragraph" w:styleId="BalloonText">
    <w:name w:val="Balloon Text"/>
    <w:basedOn w:val="Normal"/>
    <w:link w:val="BalloonTextChar"/>
    <w:uiPriority w:val="99"/>
    <w:semiHidden/>
    <w:unhideWhenUsed/>
    <w:rsid w:val="003564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44C"/>
    <w:rPr>
      <w:rFonts w:ascii="Tahoma" w:hAnsi="Tahoma" w:cs="Tahoma"/>
      <w:sz w:val="16"/>
      <w:szCs w:val="16"/>
    </w:rPr>
  </w:style>
  <w:style w:type="paragraph" w:styleId="Header">
    <w:name w:val="header"/>
    <w:basedOn w:val="Normal"/>
    <w:link w:val="HeaderChar"/>
    <w:uiPriority w:val="99"/>
    <w:unhideWhenUsed/>
    <w:rsid w:val="00D04F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4FBA"/>
  </w:style>
  <w:style w:type="paragraph" w:styleId="Footer">
    <w:name w:val="footer"/>
    <w:basedOn w:val="Normal"/>
    <w:link w:val="FooterChar"/>
    <w:uiPriority w:val="99"/>
    <w:unhideWhenUsed/>
    <w:rsid w:val="00D04F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4FBA"/>
  </w:style>
  <w:style w:type="table" w:styleId="TableGrid">
    <w:name w:val="Table Grid"/>
    <w:basedOn w:val="TableNormal"/>
    <w:uiPriority w:val="59"/>
    <w:rsid w:val="00D04FB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4">
    <w:name w:val="level 4"/>
    <w:basedOn w:val="Normal"/>
    <w:rsid w:val="00560474"/>
    <w:pPr>
      <w:suppressAutoHyphens/>
      <w:spacing w:before="120" w:after="120" w:line="240" w:lineRule="exact"/>
      <w:ind w:left="634"/>
    </w:pPr>
    <w:rPr>
      <w:rFonts w:ascii="Times" w:eastAsia="Times New Roman" w:hAnsi="Times" w:cs="Times New Roman"/>
      <w:sz w:val="24"/>
      <w:szCs w:val="20"/>
      <w:lang w:eastAsia="ar-SA" w:bidi="ar-SA"/>
    </w:rPr>
  </w:style>
  <w:style w:type="paragraph" w:customStyle="1" w:styleId="level3text">
    <w:name w:val="level 3 text"/>
    <w:basedOn w:val="Normal"/>
    <w:rsid w:val="00560474"/>
    <w:pPr>
      <w:suppressAutoHyphens/>
      <w:spacing w:after="0" w:line="220" w:lineRule="exact"/>
      <w:ind w:left="1350" w:hanging="716"/>
    </w:pPr>
    <w:rPr>
      <w:rFonts w:ascii="Arial" w:eastAsia="Times New Roman" w:hAnsi="Arial" w:cs="Times New Roman"/>
      <w:i/>
      <w:szCs w:val="20"/>
      <w:lang w:eastAsia="ar-SA" w:bidi="ar-SA"/>
    </w:rPr>
  </w:style>
  <w:style w:type="paragraph" w:customStyle="1" w:styleId="requirement">
    <w:name w:val="requirement"/>
    <w:basedOn w:val="level4"/>
    <w:rsid w:val="00560474"/>
    <w:pPr>
      <w:spacing w:before="0" w:after="0"/>
      <w:ind w:left="2348" w:hanging="994"/>
    </w:pPr>
    <w:rPr>
      <w:rFonts w:ascii="Times New Roman" w:hAnsi="Times New Roman"/>
    </w:rPr>
  </w:style>
  <w:style w:type="paragraph" w:styleId="TOC2">
    <w:name w:val="toc 2"/>
    <w:basedOn w:val="Normal"/>
    <w:next w:val="Normal"/>
    <w:autoRedefine/>
    <w:uiPriority w:val="39"/>
    <w:unhideWhenUsed/>
    <w:qFormat/>
    <w:rsid w:val="007B3D1A"/>
    <w:pPr>
      <w:spacing w:after="100"/>
      <w:ind w:left="220"/>
    </w:pPr>
  </w:style>
  <w:style w:type="paragraph" w:styleId="TOC1">
    <w:name w:val="toc 1"/>
    <w:basedOn w:val="Normal"/>
    <w:next w:val="Normal"/>
    <w:autoRedefine/>
    <w:uiPriority w:val="39"/>
    <w:unhideWhenUsed/>
    <w:qFormat/>
    <w:rsid w:val="00332D55"/>
    <w:pPr>
      <w:tabs>
        <w:tab w:val="left" w:pos="440"/>
        <w:tab w:val="right" w:leader="dot" w:pos="9350"/>
      </w:tabs>
      <w:spacing w:after="100" w:line="240" w:lineRule="auto"/>
    </w:pPr>
  </w:style>
  <w:style w:type="paragraph" w:styleId="TOC3">
    <w:name w:val="toc 3"/>
    <w:basedOn w:val="Normal"/>
    <w:next w:val="Normal"/>
    <w:autoRedefine/>
    <w:uiPriority w:val="39"/>
    <w:unhideWhenUsed/>
    <w:qFormat/>
    <w:rsid w:val="007B3D1A"/>
    <w:pPr>
      <w:spacing w:after="100"/>
      <w:ind w:left="440"/>
    </w:pPr>
  </w:style>
  <w:style w:type="paragraph" w:styleId="Caption">
    <w:name w:val="caption"/>
    <w:basedOn w:val="Normal"/>
    <w:next w:val="Normal"/>
    <w:uiPriority w:val="35"/>
    <w:unhideWhenUsed/>
    <w:qFormat/>
    <w:rsid w:val="004A4C16"/>
    <w:pPr>
      <w:spacing w:line="240" w:lineRule="auto"/>
    </w:pPr>
    <w:rPr>
      <w:rFonts w:eastAsiaTheme="minorHAnsi"/>
      <w:b/>
      <w:bCs/>
      <w:color w:val="4F81BD" w:themeColor="accent1"/>
      <w:sz w:val="18"/>
      <w:szCs w:val="18"/>
      <w:lang w:bidi="ar-SA"/>
    </w:rPr>
  </w:style>
  <w:style w:type="paragraph" w:styleId="FootnoteText">
    <w:name w:val="footnote text"/>
    <w:basedOn w:val="Normal"/>
    <w:link w:val="FootnoteTextChar"/>
    <w:uiPriority w:val="99"/>
    <w:unhideWhenUsed/>
    <w:rsid w:val="004A4C16"/>
    <w:pPr>
      <w:spacing w:after="0" w:line="240" w:lineRule="auto"/>
    </w:pPr>
    <w:rPr>
      <w:rFonts w:eastAsiaTheme="minorHAnsi"/>
      <w:sz w:val="20"/>
      <w:szCs w:val="20"/>
      <w:lang w:bidi="ar-SA"/>
    </w:rPr>
  </w:style>
  <w:style w:type="character" w:customStyle="1" w:styleId="FootnoteTextChar">
    <w:name w:val="Footnote Text Char"/>
    <w:basedOn w:val="DefaultParagraphFont"/>
    <w:link w:val="FootnoteText"/>
    <w:uiPriority w:val="99"/>
    <w:rsid w:val="004A4C16"/>
    <w:rPr>
      <w:rFonts w:eastAsiaTheme="minorHAnsi"/>
      <w:sz w:val="20"/>
      <w:szCs w:val="20"/>
      <w:lang w:bidi="ar-SA"/>
    </w:rPr>
  </w:style>
  <w:style w:type="character" w:styleId="FootnoteReference">
    <w:name w:val="footnote reference"/>
    <w:basedOn w:val="DefaultParagraphFont"/>
    <w:uiPriority w:val="99"/>
    <w:semiHidden/>
    <w:unhideWhenUsed/>
    <w:rsid w:val="004A4C16"/>
    <w:rPr>
      <w:vertAlign w:val="superscript"/>
    </w:rPr>
  </w:style>
  <w:style w:type="character" w:styleId="FollowedHyperlink">
    <w:name w:val="FollowedHyperlink"/>
    <w:basedOn w:val="DefaultParagraphFont"/>
    <w:uiPriority w:val="99"/>
    <w:semiHidden/>
    <w:unhideWhenUsed/>
    <w:rsid w:val="004C130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402E"/>
    <w:rPr>
      <w:rFonts w:ascii="Calibri" w:hAnsi="Calibri"/>
    </w:rPr>
  </w:style>
  <w:style w:type="paragraph" w:styleId="Heading1">
    <w:name w:val="heading 1"/>
    <w:basedOn w:val="Normal"/>
    <w:next w:val="Normal"/>
    <w:link w:val="Heading1Char"/>
    <w:uiPriority w:val="9"/>
    <w:qFormat/>
    <w:rsid w:val="005B0780"/>
    <w:pPr>
      <w:numPr>
        <w:numId w:val="1"/>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B0780"/>
    <w:pPr>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5B0780"/>
    <w:pPr>
      <w:numPr>
        <w:ilvl w:val="2"/>
        <w:numId w:val="1"/>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231632"/>
    <w:pPr>
      <w:numPr>
        <w:ilvl w:val="3"/>
        <w:numId w:val="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5B0780"/>
    <w:pPr>
      <w:numPr>
        <w:ilvl w:val="4"/>
        <w:numId w:val="1"/>
      </w:numPr>
      <w:spacing w:before="20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064C1E"/>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64C1E"/>
    <w:pPr>
      <w:numPr>
        <w:ilvl w:val="6"/>
        <w:numId w:val="1"/>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64C1E"/>
    <w:pPr>
      <w:numPr>
        <w:ilvl w:val="7"/>
        <w:numId w:val="1"/>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64C1E"/>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0780"/>
    <w:rPr>
      <w:rFonts w:asciiTheme="majorHAnsi" w:eastAsiaTheme="majorEastAsia" w:hAnsiTheme="majorHAnsi" w:cstheme="majorBidi"/>
      <w:b/>
      <w:bCs/>
      <w:sz w:val="28"/>
      <w:szCs w:val="28"/>
    </w:rPr>
  </w:style>
  <w:style w:type="paragraph" w:styleId="ListParagraph">
    <w:name w:val="List Paragraph"/>
    <w:basedOn w:val="Normal"/>
    <w:uiPriority w:val="34"/>
    <w:qFormat/>
    <w:rsid w:val="00064C1E"/>
    <w:pPr>
      <w:ind w:left="720"/>
      <w:contextualSpacing/>
    </w:pPr>
  </w:style>
  <w:style w:type="character" w:customStyle="1" w:styleId="Heading2Char">
    <w:name w:val="Heading 2 Char"/>
    <w:basedOn w:val="DefaultParagraphFont"/>
    <w:link w:val="Heading2"/>
    <w:uiPriority w:val="9"/>
    <w:rsid w:val="005B0780"/>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B0780"/>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23163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B0780"/>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064C1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64C1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64C1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64C1E"/>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64C1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64C1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064C1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64C1E"/>
    <w:rPr>
      <w:rFonts w:asciiTheme="majorHAnsi" w:eastAsiaTheme="majorEastAsia" w:hAnsiTheme="majorHAnsi" w:cstheme="majorBidi"/>
      <w:i/>
      <w:iCs/>
      <w:spacing w:val="13"/>
      <w:sz w:val="24"/>
      <w:szCs w:val="24"/>
    </w:rPr>
  </w:style>
  <w:style w:type="character" w:styleId="Strong">
    <w:name w:val="Strong"/>
    <w:uiPriority w:val="22"/>
    <w:qFormat/>
    <w:rsid w:val="00064C1E"/>
    <w:rPr>
      <w:b/>
      <w:bCs/>
    </w:rPr>
  </w:style>
  <w:style w:type="character" w:styleId="Emphasis">
    <w:name w:val="Emphasis"/>
    <w:uiPriority w:val="20"/>
    <w:qFormat/>
    <w:rsid w:val="00064C1E"/>
    <w:rPr>
      <w:b/>
      <w:bCs/>
      <w:i/>
      <w:iCs/>
      <w:spacing w:val="10"/>
      <w:bdr w:val="none" w:sz="0" w:space="0" w:color="auto"/>
      <w:shd w:val="clear" w:color="auto" w:fill="auto"/>
    </w:rPr>
  </w:style>
  <w:style w:type="paragraph" w:styleId="NoSpacing">
    <w:name w:val="No Spacing"/>
    <w:basedOn w:val="Normal"/>
    <w:uiPriority w:val="1"/>
    <w:qFormat/>
    <w:rsid w:val="00064C1E"/>
    <w:pPr>
      <w:spacing w:after="0" w:line="240" w:lineRule="auto"/>
    </w:pPr>
  </w:style>
  <w:style w:type="paragraph" w:styleId="Quote">
    <w:name w:val="Quote"/>
    <w:basedOn w:val="Normal"/>
    <w:next w:val="Normal"/>
    <w:link w:val="QuoteChar"/>
    <w:uiPriority w:val="29"/>
    <w:qFormat/>
    <w:rsid w:val="00064C1E"/>
    <w:pPr>
      <w:spacing w:before="200" w:after="0"/>
      <w:ind w:left="360" w:right="360"/>
    </w:pPr>
    <w:rPr>
      <w:i/>
      <w:iCs/>
    </w:rPr>
  </w:style>
  <w:style w:type="character" w:customStyle="1" w:styleId="QuoteChar">
    <w:name w:val="Quote Char"/>
    <w:basedOn w:val="DefaultParagraphFont"/>
    <w:link w:val="Quote"/>
    <w:uiPriority w:val="29"/>
    <w:rsid w:val="00064C1E"/>
    <w:rPr>
      <w:i/>
      <w:iCs/>
    </w:rPr>
  </w:style>
  <w:style w:type="paragraph" w:styleId="IntenseQuote">
    <w:name w:val="Intense Quote"/>
    <w:basedOn w:val="Normal"/>
    <w:next w:val="Normal"/>
    <w:link w:val="IntenseQuoteChar"/>
    <w:uiPriority w:val="30"/>
    <w:qFormat/>
    <w:rsid w:val="00064C1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64C1E"/>
    <w:rPr>
      <w:b/>
      <w:bCs/>
      <w:i/>
      <w:iCs/>
    </w:rPr>
  </w:style>
  <w:style w:type="character" w:styleId="SubtleEmphasis">
    <w:name w:val="Subtle Emphasis"/>
    <w:uiPriority w:val="19"/>
    <w:qFormat/>
    <w:rsid w:val="00064C1E"/>
    <w:rPr>
      <w:i/>
      <w:iCs/>
    </w:rPr>
  </w:style>
  <w:style w:type="character" w:styleId="IntenseEmphasis">
    <w:name w:val="Intense Emphasis"/>
    <w:uiPriority w:val="21"/>
    <w:qFormat/>
    <w:rsid w:val="00064C1E"/>
    <w:rPr>
      <w:b/>
      <w:bCs/>
    </w:rPr>
  </w:style>
  <w:style w:type="character" w:styleId="SubtleReference">
    <w:name w:val="Subtle Reference"/>
    <w:uiPriority w:val="31"/>
    <w:qFormat/>
    <w:rsid w:val="00064C1E"/>
    <w:rPr>
      <w:smallCaps/>
    </w:rPr>
  </w:style>
  <w:style w:type="character" w:styleId="IntenseReference">
    <w:name w:val="Intense Reference"/>
    <w:uiPriority w:val="32"/>
    <w:qFormat/>
    <w:rsid w:val="00064C1E"/>
    <w:rPr>
      <w:smallCaps/>
      <w:spacing w:val="5"/>
      <w:u w:val="single"/>
    </w:rPr>
  </w:style>
  <w:style w:type="character" w:styleId="BookTitle">
    <w:name w:val="Book Title"/>
    <w:uiPriority w:val="33"/>
    <w:qFormat/>
    <w:rsid w:val="00064C1E"/>
    <w:rPr>
      <w:i/>
      <w:iCs/>
      <w:smallCaps/>
      <w:spacing w:val="5"/>
    </w:rPr>
  </w:style>
  <w:style w:type="paragraph" w:styleId="TOCHeading">
    <w:name w:val="TOC Heading"/>
    <w:basedOn w:val="Heading1"/>
    <w:next w:val="Normal"/>
    <w:uiPriority w:val="39"/>
    <w:unhideWhenUsed/>
    <w:qFormat/>
    <w:rsid w:val="00064C1E"/>
    <w:pPr>
      <w:outlineLvl w:val="9"/>
    </w:pPr>
  </w:style>
  <w:style w:type="character" w:styleId="Hyperlink">
    <w:name w:val="Hyperlink"/>
    <w:basedOn w:val="DefaultParagraphFont"/>
    <w:uiPriority w:val="99"/>
    <w:unhideWhenUsed/>
    <w:rsid w:val="00270520"/>
    <w:rPr>
      <w:color w:val="0000FF" w:themeColor="hyperlink"/>
      <w:u w:val="single"/>
    </w:rPr>
  </w:style>
  <w:style w:type="paragraph" w:customStyle="1" w:styleId="template">
    <w:name w:val="template"/>
    <w:basedOn w:val="Normal"/>
    <w:rsid w:val="00594BF5"/>
    <w:pPr>
      <w:suppressAutoHyphens/>
      <w:spacing w:after="0" w:line="240" w:lineRule="exact"/>
    </w:pPr>
    <w:rPr>
      <w:rFonts w:ascii="Arial" w:eastAsia="Times New Roman" w:hAnsi="Arial" w:cs="Times New Roman"/>
      <w:i/>
      <w:szCs w:val="20"/>
      <w:lang w:eastAsia="ar-SA" w:bidi="ar-SA"/>
    </w:rPr>
  </w:style>
  <w:style w:type="character" w:styleId="CommentReference">
    <w:name w:val="annotation reference"/>
    <w:basedOn w:val="DefaultParagraphFont"/>
    <w:uiPriority w:val="99"/>
    <w:semiHidden/>
    <w:unhideWhenUsed/>
    <w:rsid w:val="0035644C"/>
    <w:rPr>
      <w:sz w:val="16"/>
      <w:szCs w:val="16"/>
    </w:rPr>
  </w:style>
  <w:style w:type="paragraph" w:styleId="CommentText">
    <w:name w:val="annotation text"/>
    <w:basedOn w:val="Normal"/>
    <w:link w:val="CommentTextChar"/>
    <w:uiPriority w:val="99"/>
    <w:semiHidden/>
    <w:unhideWhenUsed/>
    <w:rsid w:val="0035644C"/>
    <w:pPr>
      <w:spacing w:line="240" w:lineRule="auto"/>
    </w:pPr>
    <w:rPr>
      <w:sz w:val="20"/>
      <w:szCs w:val="20"/>
    </w:rPr>
  </w:style>
  <w:style w:type="character" w:customStyle="1" w:styleId="CommentTextChar">
    <w:name w:val="Comment Text Char"/>
    <w:basedOn w:val="DefaultParagraphFont"/>
    <w:link w:val="CommentText"/>
    <w:uiPriority w:val="99"/>
    <w:semiHidden/>
    <w:rsid w:val="0035644C"/>
    <w:rPr>
      <w:sz w:val="20"/>
      <w:szCs w:val="20"/>
    </w:rPr>
  </w:style>
  <w:style w:type="paragraph" w:styleId="CommentSubject">
    <w:name w:val="annotation subject"/>
    <w:basedOn w:val="CommentText"/>
    <w:next w:val="CommentText"/>
    <w:link w:val="CommentSubjectChar"/>
    <w:uiPriority w:val="99"/>
    <w:semiHidden/>
    <w:unhideWhenUsed/>
    <w:rsid w:val="0035644C"/>
    <w:rPr>
      <w:b/>
      <w:bCs/>
    </w:rPr>
  </w:style>
  <w:style w:type="character" w:customStyle="1" w:styleId="CommentSubjectChar">
    <w:name w:val="Comment Subject Char"/>
    <w:basedOn w:val="CommentTextChar"/>
    <w:link w:val="CommentSubject"/>
    <w:uiPriority w:val="99"/>
    <w:semiHidden/>
    <w:rsid w:val="0035644C"/>
    <w:rPr>
      <w:b/>
      <w:bCs/>
      <w:sz w:val="20"/>
      <w:szCs w:val="20"/>
    </w:rPr>
  </w:style>
  <w:style w:type="paragraph" w:styleId="BalloonText">
    <w:name w:val="Balloon Text"/>
    <w:basedOn w:val="Normal"/>
    <w:link w:val="BalloonTextChar"/>
    <w:uiPriority w:val="99"/>
    <w:semiHidden/>
    <w:unhideWhenUsed/>
    <w:rsid w:val="003564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44C"/>
    <w:rPr>
      <w:rFonts w:ascii="Tahoma" w:hAnsi="Tahoma" w:cs="Tahoma"/>
      <w:sz w:val="16"/>
      <w:szCs w:val="16"/>
    </w:rPr>
  </w:style>
  <w:style w:type="paragraph" w:styleId="Header">
    <w:name w:val="header"/>
    <w:basedOn w:val="Normal"/>
    <w:link w:val="HeaderChar"/>
    <w:uiPriority w:val="99"/>
    <w:unhideWhenUsed/>
    <w:rsid w:val="00D04F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4FBA"/>
  </w:style>
  <w:style w:type="paragraph" w:styleId="Footer">
    <w:name w:val="footer"/>
    <w:basedOn w:val="Normal"/>
    <w:link w:val="FooterChar"/>
    <w:uiPriority w:val="99"/>
    <w:unhideWhenUsed/>
    <w:rsid w:val="00D04F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4FBA"/>
  </w:style>
  <w:style w:type="table" w:styleId="TableGrid">
    <w:name w:val="Table Grid"/>
    <w:basedOn w:val="TableNormal"/>
    <w:uiPriority w:val="59"/>
    <w:rsid w:val="00D04FB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4">
    <w:name w:val="level 4"/>
    <w:basedOn w:val="Normal"/>
    <w:rsid w:val="00560474"/>
    <w:pPr>
      <w:suppressAutoHyphens/>
      <w:spacing w:before="120" w:after="120" w:line="240" w:lineRule="exact"/>
      <w:ind w:left="634"/>
    </w:pPr>
    <w:rPr>
      <w:rFonts w:ascii="Times" w:eastAsia="Times New Roman" w:hAnsi="Times" w:cs="Times New Roman"/>
      <w:sz w:val="24"/>
      <w:szCs w:val="20"/>
      <w:lang w:eastAsia="ar-SA" w:bidi="ar-SA"/>
    </w:rPr>
  </w:style>
  <w:style w:type="paragraph" w:customStyle="1" w:styleId="level3text">
    <w:name w:val="level 3 text"/>
    <w:basedOn w:val="Normal"/>
    <w:rsid w:val="00560474"/>
    <w:pPr>
      <w:suppressAutoHyphens/>
      <w:spacing w:after="0" w:line="220" w:lineRule="exact"/>
      <w:ind w:left="1350" w:hanging="716"/>
    </w:pPr>
    <w:rPr>
      <w:rFonts w:ascii="Arial" w:eastAsia="Times New Roman" w:hAnsi="Arial" w:cs="Times New Roman"/>
      <w:i/>
      <w:szCs w:val="20"/>
      <w:lang w:eastAsia="ar-SA" w:bidi="ar-SA"/>
    </w:rPr>
  </w:style>
  <w:style w:type="paragraph" w:customStyle="1" w:styleId="requirement">
    <w:name w:val="requirement"/>
    <w:basedOn w:val="level4"/>
    <w:rsid w:val="00560474"/>
    <w:pPr>
      <w:spacing w:before="0" w:after="0"/>
      <w:ind w:left="2348" w:hanging="994"/>
    </w:pPr>
    <w:rPr>
      <w:rFonts w:ascii="Times New Roman" w:hAnsi="Times New Roman"/>
    </w:rPr>
  </w:style>
  <w:style w:type="paragraph" w:styleId="TOC2">
    <w:name w:val="toc 2"/>
    <w:basedOn w:val="Normal"/>
    <w:next w:val="Normal"/>
    <w:autoRedefine/>
    <w:uiPriority w:val="39"/>
    <w:unhideWhenUsed/>
    <w:qFormat/>
    <w:rsid w:val="007B3D1A"/>
    <w:pPr>
      <w:spacing w:after="100"/>
      <w:ind w:left="220"/>
    </w:pPr>
  </w:style>
  <w:style w:type="paragraph" w:styleId="TOC1">
    <w:name w:val="toc 1"/>
    <w:basedOn w:val="Normal"/>
    <w:next w:val="Normal"/>
    <w:autoRedefine/>
    <w:uiPriority w:val="39"/>
    <w:unhideWhenUsed/>
    <w:qFormat/>
    <w:rsid w:val="00332D55"/>
    <w:pPr>
      <w:tabs>
        <w:tab w:val="left" w:pos="440"/>
        <w:tab w:val="right" w:leader="dot" w:pos="9350"/>
      </w:tabs>
      <w:spacing w:after="100" w:line="240" w:lineRule="auto"/>
    </w:pPr>
  </w:style>
  <w:style w:type="paragraph" w:styleId="TOC3">
    <w:name w:val="toc 3"/>
    <w:basedOn w:val="Normal"/>
    <w:next w:val="Normal"/>
    <w:autoRedefine/>
    <w:uiPriority w:val="39"/>
    <w:unhideWhenUsed/>
    <w:qFormat/>
    <w:rsid w:val="007B3D1A"/>
    <w:pPr>
      <w:spacing w:after="100"/>
      <w:ind w:left="440"/>
    </w:pPr>
  </w:style>
  <w:style w:type="paragraph" w:styleId="Caption">
    <w:name w:val="caption"/>
    <w:basedOn w:val="Normal"/>
    <w:next w:val="Normal"/>
    <w:uiPriority w:val="35"/>
    <w:unhideWhenUsed/>
    <w:qFormat/>
    <w:rsid w:val="004A4C16"/>
    <w:pPr>
      <w:spacing w:line="240" w:lineRule="auto"/>
    </w:pPr>
    <w:rPr>
      <w:rFonts w:eastAsiaTheme="minorHAnsi"/>
      <w:b/>
      <w:bCs/>
      <w:color w:val="4F81BD" w:themeColor="accent1"/>
      <w:sz w:val="18"/>
      <w:szCs w:val="18"/>
      <w:lang w:bidi="ar-SA"/>
    </w:rPr>
  </w:style>
  <w:style w:type="paragraph" w:styleId="FootnoteText">
    <w:name w:val="footnote text"/>
    <w:basedOn w:val="Normal"/>
    <w:link w:val="FootnoteTextChar"/>
    <w:uiPriority w:val="99"/>
    <w:unhideWhenUsed/>
    <w:rsid w:val="004A4C16"/>
    <w:pPr>
      <w:spacing w:after="0" w:line="240" w:lineRule="auto"/>
    </w:pPr>
    <w:rPr>
      <w:rFonts w:eastAsiaTheme="minorHAnsi"/>
      <w:sz w:val="20"/>
      <w:szCs w:val="20"/>
      <w:lang w:bidi="ar-SA"/>
    </w:rPr>
  </w:style>
  <w:style w:type="character" w:customStyle="1" w:styleId="FootnoteTextChar">
    <w:name w:val="Footnote Text Char"/>
    <w:basedOn w:val="DefaultParagraphFont"/>
    <w:link w:val="FootnoteText"/>
    <w:uiPriority w:val="99"/>
    <w:rsid w:val="004A4C16"/>
    <w:rPr>
      <w:rFonts w:eastAsiaTheme="minorHAnsi"/>
      <w:sz w:val="20"/>
      <w:szCs w:val="20"/>
      <w:lang w:bidi="ar-SA"/>
    </w:rPr>
  </w:style>
  <w:style w:type="character" w:styleId="FootnoteReference">
    <w:name w:val="footnote reference"/>
    <w:basedOn w:val="DefaultParagraphFont"/>
    <w:uiPriority w:val="99"/>
    <w:semiHidden/>
    <w:unhideWhenUsed/>
    <w:rsid w:val="004A4C16"/>
    <w:rPr>
      <w:vertAlign w:val="superscript"/>
    </w:rPr>
  </w:style>
  <w:style w:type="character" w:styleId="FollowedHyperlink">
    <w:name w:val="FollowedHyperlink"/>
    <w:basedOn w:val="DefaultParagraphFont"/>
    <w:uiPriority w:val="99"/>
    <w:semiHidden/>
    <w:unhideWhenUsed/>
    <w:rsid w:val="004C130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7" Type="http://schemas.openxmlformats.org/officeDocument/2006/relationships/footnotes" Target="footnotes.xml"/><Relationship Id="rId1" Type="http://schemas.openxmlformats.org/officeDocument/2006/relationships/customXml" Target="../customXml/item1.xml"/><Relationship Id="rId24" Type="http://schemas.openxmlformats.org/officeDocument/2006/relationships/header" Target="header2.xml"/><Relationship Id="rId25" Type="http://schemas.openxmlformats.org/officeDocument/2006/relationships/footer" Target="footer2.xml"/><Relationship Id="rId8" Type="http://schemas.openxmlformats.org/officeDocument/2006/relationships/endnotes" Target="endnotes.xml"/><Relationship Id="rId13" Type="http://schemas.openxmlformats.org/officeDocument/2006/relationships/oleObject" Target="embeddings/oleObject1.bin"/><Relationship Id="rId10" Type="http://schemas.openxmlformats.org/officeDocument/2006/relationships/footer" Target="footer1.xml"/><Relationship Id="rId12" Type="http://schemas.openxmlformats.org/officeDocument/2006/relationships/image" Target="media/image2.emf"/><Relationship Id="rId17" Type="http://schemas.openxmlformats.org/officeDocument/2006/relationships/image" Target="media/image5.png"/><Relationship Id="rId9" Type="http://schemas.openxmlformats.org/officeDocument/2006/relationships/header" Target="header1.xml"/><Relationship Id="rId18" Type="http://schemas.openxmlformats.org/officeDocument/2006/relationships/hyperlink" Target="http://www.flickr.com/" TargetMode="External"/><Relationship Id="rId3" Type="http://schemas.openxmlformats.org/officeDocument/2006/relationships/styles" Target="styles.xml"/><Relationship Id="rId27" Type="http://schemas.openxmlformats.org/officeDocument/2006/relationships/theme" Target="theme/theme1.xml"/><Relationship Id="rId14" Type="http://schemas.openxmlformats.org/officeDocument/2006/relationships/comments" Target="comments.xml"/><Relationship Id="rId23" Type="http://schemas.openxmlformats.org/officeDocument/2006/relationships/hyperlink" Target="http://www.bitformation.com/art/sample_sw_design_doc.html" TargetMode="External"/><Relationship Id="rId4" Type="http://schemas.microsoft.com/office/2007/relationships/stylesWithEffects" Target="stylesWithEffects.xml"/><Relationship Id="rId26" Type="http://schemas.openxmlformats.org/officeDocument/2006/relationships/fontTable" Target="fontTable.xml"/><Relationship Id="rId11" Type="http://schemas.openxmlformats.org/officeDocument/2006/relationships/image" Target="media/image1.png"/><Relationship Id="rId6" Type="http://schemas.openxmlformats.org/officeDocument/2006/relationships/webSettings" Target="webSettings.xml"/><Relationship Id="rId16" Type="http://schemas.openxmlformats.org/officeDocument/2006/relationships/image" Target="media/image4.emf"/><Relationship Id="rId5" Type="http://schemas.openxmlformats.org/officeDocument/2006/relationships/settings" Target="settings.xml"/><Relationship Id="rId15" Type="http://schemas.openxmlformats.org/officeDocument/2006/relationships/image" Target="media/image3.png"/><Relationship Id="rId19" Type="http://schemas.openxmlformats.org/officeDocument/2006/relationships/image" Target="media/image6.png"/><Relationship Id="rId20" Type="http://schemas.openxmlformats.org/officeDocument/2006/relationships/hyperlink" Target="http://twitter.com/" TargetMode="External"/><Relationship Id="rId22" Type="http://schemas.openxmlformats.org/officeDocument/2006/relationships/hyperlink" Target="http://www.csc.villanova.edu/~tway/courses/csc4181/srs_template-1.doc" TargetMode="External"/><Relationship Id="rId21" Type="http://schemas.openxmlformats.org/officeDocument/2006/relationships/hyperlink" Target="http://maps.google.com/maps?hl=en&amp;tab=wl" TargetMode="External"/><Relationship Id="rId2" Type="http://schemas.openxmlformats.org/officeDocument/2006/relationships/numbering" Target="numbering.xml"/></Relationships>
</file>

<file path=word/_rels/footnotes.xml.rels><?xml version="1.0" encoding="UTF-8" standalone="yes"?>
<Relationships xmlns="http://schemas.openxmlformats.org/package/2006/relationships"><Relationship Id="rId4" Type="http://schemas.openxmlformats.org/officeDocument/2006/relationships/hyperlink" Target="http://www.eclipse.org/downloads/" TargetMode="External"/><Relationship Id="rId5" Type="http://schemas.openxmlformats.org/officeDocument/2006/relationships/hyperlink" Target="http://www.oracle.com/technetwork/java/javase/downloads/index.html" TargetMode="External"/><Relationship Id="rId7" Type="http://schemas.openxmlformats.org/officeDocument/2006/relationships/hyperlink" Target="http://twitter4j.org/en/index.html" TargetMode="External"/><Relationship Id="rId1" Type="http://schemas.openxmlformats.org/officeDocument/2006/relationships/hyperlink" Target="http://flickrj.sourceforge.net/" TargetMode="External"/><Relationship Id="rId2" Type="http://schemas.openxmlformats.org/officeDocument/2006/relationships/hyperlink" Target="http://twitter4j.org/" TargetMode="External"/><Relationship Id="rId3" Type="http://schemas.openxmlformats.org/officeDocument/2006/relationships/hyperlink" Target="http://code.google.com/apis/maps/documentation/javascript/" TargetMode="External"/><Relationship Id="rId6" Type="http://schemas.openxmlformats.org/officeDocument/2006/relationships/hyperlink" Target="http://sourceforge.net/projects/flickr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8F7867-F187-2D41-8627-E773D8D3F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5864</Words>
  <Characters>33430</Characters>
  <Application>Microsoft Macintosh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U.S. Army</Company>
  <LinksUpToDate>false</LinksUpToDate>
  <CharactersWithSpaces>39216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becky</dc:creator>
  <cp:lastModifiedBy>Matt Silverman</cp:lastModifiedBy>
  <cp:revision>3</cp:revision>
  <dcterms:created xsi:type="dcterms:W3CDTF">2010-11-22T03:22:00Z</dcterms:created>
  <dcterms:modified xsi:type="dcterms:W3CDTF">2010-11-22T03:23:00Z</dcterms:modified>
</cp:coreProperties>
</file>